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82FFD" w14:textId="77777777" w:rsidR="0096104C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  <w:sectPr w:rsidR="0096104C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0" w:name="_qzepoj3nb580" w:colFirst="0" w:colLast="0"/>
      <w:bookmarkEnd w:id="0"/>
      <w:r>
        <w:rPr>
          <w:color w:val="000000"/>
        </w:rPr>
        <w:t>OEM to itarang :</w:t>
      </w:r>
    </w:p>
    <w:p w14:paraId="3615E07E" w14:textId="77777777" w:rsidR="0096104C" w:rsidRDefault="00000000">
      <w:pPr>
        <w:rPr>
          <w:b/>
          <w:bCs/>
        </w:rPr>
      </w:pPr>
      <w:r>
        <w:rPr>
          <w:b/>
          <w:bCs/>
        </w:rPr>
        <w:lastRenderedPageBreak/>
        <w:t xml:space="preserve">OEM to iTarang Procurement Lifecycle Digitization: </w:t>
      </w:r>
    </w:p>
    <w:p w14:paraId="005204B0" w14:textId="77777777" w:rsidR="0096104C" w:rsidRDefault="0096104C"/>
    <w:p w14:paraId="658A8F47" w14:textId="77777777" w:rsidR="0096104C" w:rsidRDefault="00000000">
      <w:r>
        <w:rPr>
          <w:u w:val="single"/>
        </w:rPr>
        <w:t>Overview</w:t>
      </w:r>
      <w:r>
        <w:t>: Itarang’s OEM procurement today is fragmented across email and WhatsApp, causing pricing mismatches, reconciliation errors, delayed GRNs, weak asset traceability, and audit risk.</w:t>
      </w:r>
    </w:p>
    <w:p w14:paraId="0FA7919B" w14:textId="77777777" w:rsidR="0096104C" w:rsidRDefault="00000000">
      <w:pPr>
        <w:spacing w:before="240" w:after="240"/>
      </w:pPr>
      <w:r>
        <w:t>This BRD proposes a CRM-led, end-to-end procurement workflow that establishes a single system of record linking Orders, PI, Invoice, Payment, Delivery, GRN, and Inventory—while continuing to use email/WhatsApp as communication channels in Phase 1.</w:t>
      </w:r>
    </w:p>
    <w:p w14:paraId="2A899E02" w14:textId="77777777" w:rsidR="0096104C" w:rsidRDefault="00000000">
      <w:pPr>
        <w:spacing w:before="240" w:after="240"/>
      </w:pPr>
      <w:r>
        <w:t>The outcome: faster procurement cycles, zero missing documents, accurate inventory, reduced disputes, and improved OEM trust.</w:t>
      </w:r>
    </w:p>
    <w:p w14:paraId="7C7F7D21" w14:textId="77777777" w:rsidR="0096104C" w:rsidRDefault="0096104C"/>
    <w:p w14:paraId="41F042FD" w14:textId="77777777" w:rsidR="0096104C" w:rsidRDefault="00000000">
      <w:r>
        <w:rPr>
          <w:u w:val="single"/>
        </w:rPr>
        <w:t>Problem Statement:</w:t>
      </w:r>
      <w:r>
        <w:t xml:space="preserve"> OEM procurement at Itarang is currently managed via email and WhatsApp with no system-level linkage between:</w:t>
      </w:r>
    </w:p>
    <w:p w14:paraId="3946C23F" w14:textId="77777777" w:rsidR="0096104C" w:rsidRDefault="00000000">
      <w:pPr>
        <w:numPr>
          <w:ilvl w:val="0"/>
          <w:numId w:val="5"/>
        </w:numPr>
        <w:spacing w:before="240"/>
      </w:pPr>
      <w:r>
        <w:t>Provisional Order</w:t>
      </w:r>
    </w:p>
    <w:p w14:paraId="6A96B8A9" w14:textId="77777777" w:rsidR="0096104C" w:rsidRDefault="00000000">
      <w:pPr>
        <w:numPr>
          <w:ilvl w:val="0"/>
          <w:numId w:val="5"/>
        </w:numPr>
      </w:pPr>
      <w:r>
        <w:t>PDI</w:t>
      </w:r>
    </w:p>
    <w:p w14:paraId="33371A11" w14:textId="77777777" w:rsidR="0096104C" w:rsidRDefault="00000000">
      <w:pPr>
        <w:numPr>
          <w:ilvl w:val="0"/>
          <w:numId w:val="5"/>
        </w:numPr>
      </w:pPr>
      <w:r>
        <w:t>Order</w:t>
      </w:r>
    </w:p>
    <w:p w14:paraId="63EFBC84" w14:textId="77777777" w:rsidR="0096104C" w:rsidRDefault="00000000">
      <w:pPr>
        <w:numPr>
          <w:ilvl w:val="0"/>
          <w:numId w:val="5"/>
        </w:numPr>
      </w:pPr>
      <w:r>
        <w:t>Proforma Invoice (PI)</w:t>
      </w:r>
    </w:p>
    <w:p w14:paraId="7F1FF296" w14:textId="77777777" w:rsidR="0096104C" w:rsidRDefault="00000000">
      <w:pPr>
        <w:numPr>
          <w:ilvl w:val="0"/>
          <w:numId w:val="5"/>
        </w:numPr>
      </w:pPr>
      <w:r>
        <w:t>Invoice</w:t>
      </w:r>
    </w:p>
    <w:p w14:paraId="07AA4E25" w14:textId="77777777" w:rsidR="0096104C" w:rsidRDefault="00000000">
      <w:pPr>
        <w:numPr>
          <w:ilvl w:val="0"/>
          <w:numId w:val="5"/>
        </w:numPr>
      </w:pPr>
      <w:r>
        <w:t>Payment</w:t>
      </w:r>
    </w:p>
    <w:p w14:paraId="2B849944" w14:textId="77777777" w:rsidR="0096104C" w:rsidRDefault="00000000">
      <w:pPr>
        <w:numPr>
          <w:ilvl w:val="0"/>
          <w:numId w:val="5"/>
        </w:numPr>
      </w:pPr>
      <w:r>
        <w:t>Delivery</w:t>
      </w:r>
    </w:p>
    <w:p w14:paraId="18F8858B" w14:textId="77777777" w:rsidR="0096104C" w:rsidRDefault="00000000">
      <w:pPr>
        <w:numPr>
          <w:ilvl w:val="0"/>
          <w:numId w:val="5"/>
        </w:numPr>
      </w:pPr>
      <w:r>
        <w:t>GRN</w:t>
      </w:r>
    </w:p>
    <w:p w14:paraId="1127F60C" w14:textId="77777777" w:rsidR="0096104C" w:rsidRDefault="00000000">
      <w:pPr>
        <w:numPr>
          <w:ilvl w:val="0"/>
          <w:numId w:val="5"/>
        </w:numPr>
        <w:spacing w:after="240"/>
      </w:pPr>
      <w:r>
        <w:t>Inventory</w:t>
      </w:r>
    </w:p>
    <w:p w14:paraId="4516E7F3" w14:textId="77777777" w:rsidR="0096104C" w:rsidRDefault="00000000">
      <w:pPr>
        <w:spacing w:before="240" w:after="240"/>
      </w:pPr>
      <w:r>
        <w:t>This results in:</w:t>
      </w:r>
    </w:p>
    <w:p w14:paraId="1ACD3AF5" w14:textId="77777777" w:rsidR="0096104C" w:rsidRDefault="00000000">
      <w:pPr>
        <w:numPr>
          <w:ilvl w:val="0"/>
          <w:numId w:val="13"/>
        </w:numPr>
        <w:spacing w:before="240"/>
      </w:pPr>
      <w:r>
        <w:t>Pricing and quantity mismatches during reconciliation</w:t>
      </w:r>
    </w:p>
    <w:p w14:paraId="4E5B8F23" w14:textId="77777777" w:rsidR="0096104C" w:rsidRDefault="00000000">
      <w:pPr>
        <w:numPr>
          <w:ilvl w:val="0"/>
          <w:numId w:val="13"/>
        </w:numPr>
      </w:pPr>
      <w:r>
        <w:t>Assets health and issues in other functionalities</w:t>
      </w:r>
    </w:p>
    <w:p w14:paraId="298F0C28" w14:textId="77777777" w:rsidR="0096104C" w:rsidRDefault="00000000">
      <w:pPr>
        <w:numPr>
          <w:ilvl w:val="0"/>
          <w:numId w:val="13"/>
        </w:numPr>
      </w:pPr>
      <w:r>
        <w:t>Delayed payments and OEM disputes</w:t>
      </w:r>
    </w:p>
    <w:p w14:paraId="6FD21738" w14:textId="77777777" w:rsidR="0096104C" w:rsidRDefault="00000000">
      <w:pPr>
        <w:numPr>
          <w:ilvl w:val="0"/>
          <w:numId w:val="13"/>
        </w:numPr>
      </w:pPr>
      <w:r>
        <w:t>Inaccurate or delayed inventory</w:t>
      </w:r>
    </w:p>
    <w:p w14:paraId="69D1C47D" w14:textId="77777777" w:rsidR="0096104C" w:rsidRDefault="00000000">
      <w:pPr>
        <w:numPr>
          <w:ilvl w:val="0"/>
          <w:numId w:val="13"/>
        </w:numPr>
        <w:spacing w:after="240"/>
      </w:pPr>
      <w:r>
        <w:t>High manual effort during audits and compliance checks</w:t>
      </w:r>
    </w:p>
    <w:p w14:paraId="2F6BE712" w14:textId="77777777" w:rsidR="0096104C" w:rsidRDefault="00000000">
      <w:pPr>
        <w:spacing w:before="240" w:after="240"/>
      </w:pPr>
      <w:r>
        <w:t>Business Impact</w:t>
      </w:r>
    </w:p>
    <w:p w14:paraId="598C7A73" w14:textId="77777777" w:rsidR="0096104C" w:rsidRDefault="00000000">
      <w:pPr>
        <w:numPr>
          <w:ilvl w:val="0"/>
          <w:numId w:val="29"/>
        </w:numPr>
        <w:spacing w:before="240"/>
      </w:pPr>
      <w:r>
        <w:t>Poor working capital efficiency due to delayed GRNs and payment disputes</w:t>
      </w:r>
    </w:p>
    <w:p w14:paraId="7D42709B" w14:textId="77777777" w:rsidR="0096104C" w:rsidRDefault="00000000">
      <w:pPr>
        <w:numPr>
          <w:ilvl w:val="0"/>
          <w:numId w:val="29"/>
        </w:numPr>
      </w:pPr>
      <w:r>
        <w:t>Inventory inaccuracy impacting downstream sales and service</w:t>
      </w:r>
    </w:p>
    <w:p w14:paraId="78E6DA8C" w14:textId="77777777" w:rsidR="0096104C" w:rsidRDefault="00000000">
      <w:pPr>
        <w:numPr>
          <w:ilvl w:val="0"/>
          <w:numId w:val="29"/>
        </w:numPr>
      </w:pPr>
      <w:r>
        <w:t>Elevated audit and compliance risk</w:t>
      </w:r>
    </w:p>
    <w:p w14:paraId="4B5B30CF" w14:textId="77777777" w:rsidR="0096104C" w:rsidRDefault="00000000">
      <w:pPr>
        <w:numPr>
          <w:ilvl w:val="0"/>
          <w:numId w:val="29"/>
        </w:numPr>
        <w:spacing w:after="240"/>
      </w:pPr>
      <w:r>
        <w:t>Reduced OEM trust and negotiation leverage</w:t>
      </w:r>
    </w:p>
    <w:p w14:paraId="046C4A19" w14:textId="77777777" w:rsidR="0096104C" w:rsidRDefault="0096104C">
      <w:pPr>
        <w:rPr>
          <w:sz w:val="20"/>
          <w:szCs w:val="20"/>
        </w:rPr>
      </w:pPr>
    </w:p>
    <w:p w14:paraId="49634CD7" w14:textId="77777777" w:rsidR="0096104C" w:rsidRDefault="0096104C">
      <w:pPr>
        <w:rPr>
          <w:sz w:val="20"/>
          <w:szCs w:val="20"/>
        </w:rPr>
      </w:pPr>
    </w:p>
    <w:p w14:paraId="0187B0F2" w14:textId="77777777" w:rsidR="0096104C" w:rsidRDefault="0096104C">
      <w:pPr>
        <w:rPr>
          <w:sz w:val="20"/>
          <w:szCs w:val="20"/>
        </w:rPr>
      </w:pPr>
    </w:p>
    <w:p w14:paraId="4D9BE96A" w14:textId="77777777" w:rsidR="0096104C" w:rsidRDefault="0096104C">
      <w:pPr>
        <w:rPr>
          <w:sz w:val="20"/>
          <w:szCs w:val="20"/>
        </w:rPr>
      </w:pPr>
    </w:p>
    <w:p w14:paraId="71565582" w14:textId="77777777" w:rsidR="0096104C" w:rsidRDefault="00000000">
      <w:pPr>
        <w:rPr>
          <w:u w:val="single"/>
        </w:rPr>
      </w:pPr>
      <w:r>
        <w:rPr>
          <w:u w:val="single"/>
        </w:rPr>
        <w:lastRenderedPageBreak/>
        <w:t>Business Goal:</w:t>
      </w:r>
    </w:p>
    <w:p w14:paraId="181B44E7" w14:textId="77777777" w:rsidR="0096104C" w:rsidRDefault="00000000">
      <w:pPr>
        <w:numPr>
          <w:ilvl w:val="0"/>
          <w:numId w:val="33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>Reduce procurement reconciliation -  Eliminate pricing and quantity mismatches through system linkage</w:t>
      </w:r>
    </w:p>
    <w:p w14:paraId="692F2250" w14:textId="77777777" w:rsidR="0096104C" w:rsidRDefault="00000000">
      <w:pPr>
        <w:numPr>
          <w:ilvl w:val="0"/>
          <w:numId w:val="33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Reduce average procurement TAT (Order → GRN)</w:t>
      </w:r>
    </w:p>
    <w:p w14:paraId="50445371" w14:textId="77777777" w:rsidR="0096104C" w:rsidRDefault="00000000">
      <w:pPr>
        <w:numPr>
          <w:ilvl w:val="0"/>
          <w:numId w:val="33"/>
        </w:numPr>
        <w:rPr>
          <w:sz w:val="20"/>
          <w:szCs w:val="20"/>
        </w:rPr>
      </w:pPr>
      <w:r>
        <w:rPr>
          <w:sz w:val="20"/>
          <w:szCs w:val="20"/>
        </w:rPr>
        <w:t>Achieve 100% traceability from OEM order to GRN</w:t>
      </w:r>
    </w:p>
    <w:p w14:paraId="684203F8" w14:textId="77777777" w:rsidR="0096104C" w:rsidRDefault="00000000">
      <w:pPr>
        <w:numPr>
          <w:ilvl w:val="0"/>
          <w:numId w:val="33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Improve audit readiness (Zero missing documents; complete approval &amp; edit logs)</w:t>
      </w:r>
    </w:p>
    <w:p w14:paraId="479F2CD7" w14:textId="77777777" w:rsidR="0096104C" w:rsidRDefault="00000000">
      <w:pPr>
        <w:pStyle w:val="Heading3"/>
        <w:keepNext w:val="0"/>
        <w:keepLines w:val="0"/>
        <w:spacing w:before="280"/>
        <w:rPr>
          <w:color w:val="000000"/>
          <w:sz w:val="22"/>
          <w:szCs w:val="22"/>
          <w:u w:val="single"/>
        </w:rPr>
      </w:pPr>
      <w:bookmarkStart w:id="1" w:name="_jd2oggyyraj" w:colFirst="0" w:colLast="0"/>
      <w:bookmarkEnd w:id="1"/>
      <w:r>
        <w:rPr>
          <w:color w:val="000000"/>
          <w:sz w:val="22"/>
          <w:szCs w:val="22"/>
          <w:u w:val="single"/>
        </w:rPr>
        <w:t>User Goal:</w:t>
      </w:r>
    </w:p>
    <w:p w14:paraId="40881596" w14:textId="77777777" w:rsidR="0096104C" w:rsidRDefault="00000000">
      <w:pPr>
        <w:numPr>
          <w:ilvl w:val="0"/>
          <w:numId w:val="16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>single place to track order status and dependencies</w:t>
      </w:r>
    </w:p>
    <w:p w14:paraId="3FB10165" w14:textId="77777777" w:rsidR="0096104C" w:rsidRDefault="00000000">
      <w:pPr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Clear visibility into bottlenecks and escalations</w:t>
      </w:r>
    </w:p>
    <w:p w14:paraId="048F5ABC" w14:textId="77777777" w:rsidR="0096104C" w:rsidRDefault="00000000">
      <w:pPr>
        <w:numPr>
          <w:ilvl w:val="0"/>
          <w:numId w:val="16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Finance can reconcile invoice ↔ payment ↔ GRN without spreadsheets</w:t>
      </w:r>
    </w:p>
    <w:p w14:paraId="0A988603" w14:textId="77777777" w:rsidR="0096104C" w:rsidRDefault="00000000">
      <w:pPr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Inventory team sees real-time inbound assets</w:t>
      </w:r>
    </w:p>
    <w:p w14:paraId="1859DEE9" w14:textId="77777777" w:rsidR="0096104C" w:rsidRDefault="00000000">
      <w:pPr>
        <w:numPr>
          <w:ilvl w:val="0"/>
          <w:numId w:val="16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Accurate serialized and non-serialized inventory updates</w:t>
      </w:r>
    </w:p>
    <w:p w14:paraId="4AC93E80" w14:textId="77777777" w:rsidR="0096104C" w:rsidRDefault="00000000">
      <w:pPr>
        <w:pStyle w:val="Heading3"/>
        <w:keepNext w:val="0"/>
        <w:keepLines w:val="0"/>
        <w:spacing w:before="280"/>
        <w:rPr>
          <w:sz w:val="20"/>
          <w:szCs w:val="20"/>
          <w:u w:val="single"/>
        </w:rPr>
      </w:pPr>
      <w:bookmarkStart w:id="2" w:name="_of6eksgv85bp" w:colFirst="0" w:colLast="0"/>
      <w:bookmarkEnd w:id="2"/>
      <w:r>
        <w:rPr>
          <w:color w:val="000000"/>
          <w:sz w:val="22"/>
          <w:szCs w:val="22"/>
          <w:u w:val="single"/>
        </w:rPr>
        <w:t>Non-Goal:</w:t>
      </w:r>
    </w:p>
    <w:p w14:paraId="256F94A3" w14:textId="77777777" w:rsidR="0096104C" w:rsidRDefault="00000000">
      <w:pPr>
        <w:numPr>
          <w:ilvl w:val="0"/>
          <w:numId w:val="4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>No OEM system integrations in Step 1 (email/WhatsApp only)</w:t>
      </w:r>
    </w:p>
    <w:p w14:paraId="44A5E66A" w14:textId="77777777" w:rsidR="0096104C" w:rsidRDefault="00000000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No dealer/customer lifecycle tracking in this phase</w:t>
      </w:r>
    </w:p>
    <w:p w14:paraId="2B854900" w14:textId="77777777" w:rsidR="0096104C" w:rsidRDefault="00000000">
      <w:pPr>
        <w:numPr>
          <w:ilvl w:val="0"/>
          <w:numId w:val="4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No automated payment execution beyond recording &amp; tracking</w:t>
      </w:r>
    </w:p>
    <w:p w14:paraId="334E4C55" w14:textId="77777777" w:rsidR="0096104C" w:rsidRDefault="0096104C"/>
    <w:p w14:paraId="5DD32FB8" w14:textId="77777777" w:rsidR="0096104C" w:rsidRDefault="00000000">
      <w:pPr>
        <w:rPr>
          <w:sz w:val="20"/>
          <w:szCs w:val="20"/>
          <w:u w:val="single"/>
        </w:rPr>
      </w:pPr>
      <w:r>
        <w:rPr>
          <w:u w:val="single"/>
        </w:rPr>
        <w:t xml:space="preserve">Scope: </w:t>
      </w:r>
    </w:p>
    <w:p w14:paraId="09DA93B1" w14:textId="77777777" w:rsidR="0096104C" w:rsidRDefault="00000000">
      <w:pPr>
        <w:numPr>
          <w:ilvl w:val="0"/>
          <w:numId w:val="23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OEM → Itarang procurement lifecycle</w:t>
      </w:r>
    </w:p>
    <w:p w14:paraId="2160ABB8" w14:textId="77777777" w:rsidR="0096104C" w:rsidRDefault="00000000">
      <w:pPr>
        <w:numPr>
          <w:ilvl w:val="0"/>
          <w:numId w:val="23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Provision → PI → Invoice → Payment → Delivery → GRN → Inventory</w:t>
      </w:r>
    </w:p>
    <w:p w14:paraId="14A87116" w14:textId="77777777" w:rsidR="0096104C" w:rsidRDefault="00000000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Asset-level traceability for batteries and accessories</w:t>
      </w:r>
    </w:p>
    <w:p w14:paraId="1D071829" w14:textId="77777777" w:rsidR="0096104C" w:rsidRDefault="00000000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CRM as system of record</w:t>
      </w:r>
    </w:p>
    <w:p w14:paraId="34369518" w14:textId="77777777" w:rsidR="0096104C" w:rsidRDefault="00000000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Product Catalog Management</w:t>
      </w:r>
    </w:p>
    <w:p w14:paraId="2D02760A" w14:textId="77777777" w:rsidR="0096104C" w:rsidRDefault="0096104C">
      <w:pPr>
        <w:rPr>
          <w:sz w:val="20"/>
          <w:szCs w:val="20"/>
        </w:rPr>
      </w:pPr>
    </w:p>
    <w:p w14:paraId="52771993" w14:textId="77777777" w:rsidR="0096104C" w:rsidRDefault="00000000">
      <w:pPr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Roles &amp; Ownership:</w:t>
      </w:r>
    </w:p>
    <w:p w14:paraId="3E1D023B" w14:textId="77777777" w:rsidR="0096104C" w:rsidRDefault="0096104C">
      <w:pPr>
        <w:rPr>
          <w:sz w:val="20"/>
          <w:szCs w:val="20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6104C" w14:paraId="19EA9B55" w14:textId="77777777">
        <w:tc>
          <w:tcPr>
            <w:tcW w:w="4680" w:type="dxa"/>
          </w:tcPr>
          <w:p w14:paraId="79EB6580" w14:textId="77777777" w:rsidR="0096104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Role</w:t>
            </w:r>
          </w:p>
        </w:tc>
        <w:tc>
          <w:tcPr>
            <w:tcW w:w="4680" w:type="dxa"/>
          </w:tcPr>
          <w:p w14:paraId="56A1D80F" w14:textId="77777777" w:rsidR="0096104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Responsibilities</w:t>
            </w:r>
          </w:p>
        </w:tc>
      </w:tr>
      <w:tr w:rsidR="0096104C" w14:paraId="0B33DD38" w14:textId="77777777">
        <w:tc>
          <w:tcPr>
            <w:tcW w:w="4680" w:type="dxa"/>
          </w:tcPr>
          <w:p w14:paraId="5855C439" w14:textId="77777777" w:rsidR="0096104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Sales Order Manager</w:t>
            </w:r>
          </w:p>
        </w:tc>
        <w:tc>
          <w:tcPr>
            <w:tcW w:w="4680" w:type="dxa"/>
          </w:tcPr>
          <w:p w14:paraId="6D55AF52" w14:textId="77777777" w:rsidR="0096104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Order creation, PI upload, invoice upload</w:t>
            </w:r>
          </w:p>
        </w:tc>
      </w:tr>
      <w:tr w:rsidR="0096104C" w14:paraId="2A15ED2C" w14:textId="77777777">
        <w:tc>
          <w:tcPr>
            <w:tcW w:w="4680" w:type="dxa"/>
          </w:tcPr>
          <w:p w14:paraId="5FBA6D8E" w14:textId="77777777" w:rsidR="0096104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Sales Head</w:t>
            </w:r>
          </w:p>
        </w:tc>
        <w:tc>
          <w:tcPr>
            <w:tcW w:w="4680" w:type="dxa"/>
          </w:tcPr>
          <w:p w14:paraId="0E09D3FB" w14:textId="77777777" w:rsidR="0096104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Commercial approval (PI, Invoice)</w:t>
            </w:r>
          </w:p>
        </w:tc>
      </w:tr>
      <w:tr w:rsidR="0096104C" w14:paraId="10A63D84" w14:textId="77777777">
        <w:tc>
          <w:tcPr>
            <w:tcW w:w="4680" w:type="dxa"/>
          </w:tcPr>
          <w:p w14:paraId="2638722D" w14:textId="77777777" w:rsidR="0096104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Finance Controller</w:t>
            </w:r>
          </w:p>
        </w:tc>
        <w:tc>
          <w:tcPr>
            <w:tcW w:w="4680" w:type="dxa"/>
          </w:tcPr>
          <w:p w14:paraId="5E80DCDF" w14:textId="77777777" w:rsidR="0096104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Payment execution, credit tracking</w:t>
            </w:r>
          </w:p>
        </w:tc>
      </w:tr>
      <w:tr w:rsidR="0096104C" w14:paraId="28A57221" w14:textId="77777777">
        <w:tc>
          <w:tcPr>
            <w:tcW w:w="4680" w:type="dxa"/>
          </w:tcPr>
          <w:p w14:paraId="5492B703" w14:textId="77777777" w:rsidR="0096104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Inventory Manager</w:t>
            </w:r>
          </w:p>
        </w:tc>
        <w:tc>
          <w:tcPr>
            <w:tcW w:w="4680" w:type="dxa"/>
          </w:tcPr>
          <w:p w14:paraId="1B83C190" w14:textId="77777777" w:rsidR="0096104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GRN, challan upload, inventory updates</w:t>
            </w:r>
          </w:p>
        </w:tc>
      </w:tr>
      <w:tr w:rsidR="0096104C" w14:paraId="2DB3C7B7" w14:textId="77777777">
        <w:tc>
          <w:tcPr>
            <w:tcW w:w="4680" w:type="dxa"/>
          </w:tcPr>
          <w:p w14:paraId="6E181408" w14:textId="77777777" w:rsidR="0096104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Service Engineer</w:t>
            </w:r>
          </w:p>
        </w:tc>
        <w:tc>
          <w:tcPr>
            <w:tcW w:w="4680" w:type="dxa"/>
          </w:tcPr>
          <w:p w14:paraId="2CC57204" w14:textId="77777777" w:rsidR="0096104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PDI execution and validation</w:t>
            </w:r>
          </w:p>
        </w:tc>
      </w:tr>
      <w:tr w:rsidR="0096104C" w14:paraId="7289EBAA" w14:textId="77777777">
        <w:tc>
          <w:tcPr>
            <w:tcW w:w="4680" w:type="dxa"/>
          </w:tcPr>
          <w:p w14:paraId="65017D29" w14:textId="77777777" w:rsidR="0096104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OEM Sales Manager</w:t>
            </w:r>
          </w:p>
        </w:tc>
        <w:tc>
          <w:tcPr>
            <w:tcW w:w="4680" w:type="dxa"/>
          </w:tcPr>
          <w:p w14:paraId="052B8B41" w14:textId="77777777" w:rsidR="0096104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Order level escalation</w:t>
            </w:r>
          </w:p>
        </w:tc>
      </w:tr>
      <w:tr w:rsidR="0096104C" w14:paraId="0AD247F6" w14:textId="77777777">
        <w:tc>
          <w:tcPr>
            <w:tcW w:w="4680" w:type="dxa"/>
          </w:tcPr>
          <w:p w14:paraId="3022DBA9" w14:textId="77777777" w:rsidR="0096104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OEM Sales head</w:t>
            </w:r>
          </w:p>
        </w:tc>
        <w:tc>
          <w:tcPr>
            <w:tcW w:w="4680" w:type="dxa"/>
          </w:tcPr>
          <w:p w14:paraId="4451A275" w14:textId="77777777" w:rsidR="0096104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Commercial escalation</w:t>
            </w:r>
          </w:p>
        </w:tc>
      </w:tr>
      <w:tr w:rsidR="0096104C" w14:paraId="2729B8C0" w14:textId="77777777">
        <w:tc>
          <w:tcPr>
            <w:tcW w:w="4680" w:type="dxa"/>
          </w:tcPr>
          <w:p w14:paraId="401F5998" w14:textId="77777777" w:rsidR="0096104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OEM Finance</w:t>
            </w:r>
          </w:p>
        </w:tc>
        <w:tc>
          <w:tcPr>
            <w:tcW w:w="4680" w:type="dxa"/>
          </w:tcPr>
          <w:p w14:paraId="0DBD0306" w14:textId="77777777" w:rsidR="0096104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Credit and payment confirmation</w:t>
            </w:r>
          </w:p>
        </w:tc>
      </w:tr>
    </w:tbl>
    <w:p w14:paraId="06A160BD" w14:textId="77777777" w:rsidR="0096104C" w:rsidRDefault="0096104C">
      <w:pPr>
        <w:rPr>
          <w:sz w:val="20"/>
          <w:szCs w:val="20"/>
        </w:rPr>
      </w:pPr>
    </w:p>
    <w:p w14:paraId="7808F4F8" w14:textId="77777777" w:rsidR="0096104C" w:rsidRDefault="00000000">
      <w:pPr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IDs &amp; Data Model:</w:t>
      </w:r>
    </w:p>
    <w:p w14:paraId="0AAAC4C9" w14:textId="77777777" w:rsidR="0096104C" w:rsidRDefault="00000000">
      <w:pPr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Provision ID (CRM-generated)</w:t>
      </w:r>
    </w:p>
    <w:p w14:paraId="544BFBB4" w14:textId="77777777" w:rsidR="0096104C" w:rsidRDefault="00000000">
      <w:pPr>
        <w:numPr>
          <w:ilvl w:val="0"/>
          <w:numId w:val="15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Order ID (1 Provision → multiple Orders allowed)</w:t>
      </w:r>
    </w:p>
    <w:p w14:paraId="02041A70" w14:textId="77777777" w:rsidR="0096104C" w:rsidRDefault="00000000">
      <w:pPr>
        <w:numPr>
          <w:ilvl w:val="0"/>
          <w:numId w:val="15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PI ID (1 Order → 1 active PI)</w:t>
      </w:r>
    </w:p>
    <w:p w14:paraId="7276D955" w14:textId="77777777" w:rsidR="0096104C" w:rsidRDefault="00000000">
      <w:pPr>
        <w:numPr>
          <w:ilvl w:val="0"/>
          <w:numId w:val="15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Invoice ID (1 PI → 1 Invoice)</w:t>
      </w:r>
    </w:p>
    <w:p w14:paraId="547C76E2" w14:textId="77777777" w:rsidR="0096104C" w:rsidRDefault="00000000">
      <w:pPr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Payment Transaction ID (multiple allowed per Invoice)</w:t>
      </w:r>
    </w:p>
    <w:p w14:paraId="45E9A72D" w14:textId="77777777" w:rsidR="0096104C" w:rsidRDefault="00000000">
      <w:pPr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Credit ID (multiple allowed per invoice - if previously mentioned credit needs to be paid partially)</w:t>
      </w:r>
    </w:p>
    <w:p w14:paraId="2FBF327B" w14:textId="77777777" w:rsidR="0096104C" w:rsidRDefault="00000000">
      <w:pPr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GRN ID (multiple allowed per Order)</w:t>
      </w:r>
    </w:p>
    <w:p w14:paraId="550056F3" w14:textId="77777777" w:rsidR="0096104C" w:rsidRDefault="00000000">
      <w:pPr>
        <w:numPr>
          <w:ilvl w:val="1"/>
          <w:numId w:val="15"/>
        </w:num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GRN editable only with Sales Head approval + audit log</w:t>
      </w:r>
    </w:p>
    <w:p w14:paraId="09147FF2" w14:textId="77777777" w:rsidR="0096104C" w:rsidRDefault="00000000">
      <w:pPr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Approved PI &amp; Invoice are immutable (revision via new version only)</w:t>
      </w:r>
    </w:p>
    <w:p w14:paraId="727D2E51" w14:textId="77777777" w:rsidR="0096104C" w:rsidRDefault="0096104C">
      <w:pPr>
        <w:ind w:left="720"/>
        <w:rPr>
          <w:sz w:val="20"/>
          <w:szCs w:val="20"/>
        </w:rPr>
      </w:pPr>
    </w:p>
    <w:p w14:paraId="4766DD99" w14:textId="77777777" w:rsidR="0096104C" w:rsidRDefault="00000000">
      <w:pPr>
        <w:rPr>
          <w:sz w:val="20"/>
          <w:szCs w:val="20"/>
        </w:rPr>
      </w:pPr>
      <w:r>
        <w:rPr>
          <w:sz w:val="20"/>
          <w:szCs w:val="20"/>
        </w:rPr>
        <w:t>Every Provision, PI, Order, Invoice, Challan, Warranty, Manual should have:</w:t>
      </w:r>
    </w:p>
    <w:p w14:paraId="5050204E" w14:textId="77777777" w:rsidR="0096104C" w:rsidRDefault="00000000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Document ID</w:t>
      </w:r>
    </w:p>
    <w:p w14:paraId="2CF4357E" w14:textId="77777777" w:rsidR="0096104C" w:rsidRDefault="00000000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Document Type</w:t>
      </w:r>
    </w:p>
    <w:p w14:paraId="2FB4DE7E" w14:textId="77777777" w:rsidR="0096104C" w:rsidRDefault="00000000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Source (OEM Email / WhatsApp / Upload)</w:t>
      </w:r>
    </w:p>
    <w:p w14:paraId="48C858B2" w14:textId="77777777" w:rsidR="0096104C" w:rsidRDefault="00000000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Uploaded By</w:t>
      </w:r>
    </w:p>
    <w:p w14:paraId="48FF8519" w14:textId="77777777" w:rsidR="0096104C" w:rsidRDefault="00000000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Timestamp</w:t>
      </w:r>
    </w:p>
    <w:p w14:paraId="0DA1E128" w14:textId="77777777" w:rsidR="0096104C" w:rsidRDefault="00000000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Version</w:t>
      </w:r>
    </w:p>
    <w:p w14:paraId="1647838A" w14:textId="77777777" w:rsidR="0096104C" w:rsidRDefault="00000000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Linked object(PI/Order/GRN/Provision, etc)</w:t>
      </w:r>
    </w:p>
    <w:p w14:paraId="508E0DF6" w14:textId="77777777" w:rsidR="0096104C" w:rsidRDefault="0096104C">
      <w:pPr>
        <w:rPr>
          <w:b/>
          <w:bCs/>
          <w:u w:val="single"/>
        </w:rPr>
      </w:pPr>
    </w:p>
    <w:p w14:paraId="74BA857C" w14:textId="77777777" w:rsidR="0096104C" w:rsidRDefault="00000000">
      <w:pPr>
        <w:rPr>
          <w:u w:val="single"/>
        </w:rPr>
      </w:pPr>
      <w:r>
        <w:rPr>
          <w:b/>
          <w:bCs/>
          <w:u w:val="single"/>
        </w:rPr>
        <w:t>Details:</w:t>
      </w:r>
    </w:p>
    <w:p w14:paraId="329FCE33" w14:textId="77777777" w:rsidR="0096104C" w:rsidRDefault="00000000">
      <w:r>
        <w:rPr>
          <w:u w:val="single"/>
        </w:rPr>
        <w:t>0. Product catalog:</w:t>
      </w:r>
      <w:r>
        <w:t xml:space="preserve"> Product catalog to be managed by inventory manager, once created uneditable only disable option</w:t>
      </w:r>
    </w:p>
    <w:p w14:paraId="37B64070" w14:textId="77777777" w:rsidR="0096104C" w:rsidRDefault="00000000">
      <w:pPr>
        <w:numPr>
          <w:ilvl w:val="0"/>
          <w:numId w:val="32"/>
        </w:numPr>
      </w:pPr>
      <w:r>
        <w:t xml:space="preserve">HSN Code - </w:t>
      </w:r>
      <w:r>
        <w:rPr>
          <w:color w:val="38761D"/>
          <w:sz w:val="20"/>
          <w:szCs w:val="20"/>
        </w:rPr>
        <w:t>8 digit</w:t>
      </w:r>
    </w:p>
    <w:p w14:paraId="65D2CE38" w14:textId="77777777" w:rsidR="0096104C" w:rsidRDefault="00000000">
      <w:pPr>
        <w:numPr>
          <w:ilvl w:val="0"/>
          <w:numId w:val="32"/>
        </w:numPr>
      </w:pPr>
      <w:r>
        <w:t xml:space="preserve">Asset Category </w:t>
      </w:r>
      <w:r>
        <w:rPr>
          <w:color w:val="38761D"/>
          <w:sz w:val="20"/>
          <w:szCs w:val="20"/>
        </w:rPr>
        <w:t>(Dropdown</w:t>
      </w:r>
      <w:r>
        <w:t xml:space="preserve">) - </w:t>
      </w:r>
    </w:p>
    <w:p w14:paraId="633E29C3" w14:textId="77777777" w:rsidR="0096104C" w:rsidRDefault="00000000">
      <w:pPr>
        <w:numPr>
          <w:ilvl w:val="1"/>
          <w:numId w:val="32"/>
        </w:numPr>
      </w:pPr>
      <w:r>
        <w:rPr>
          <w:color w:val="38761D"/>
          <w:sz w:val="20"/>
          <w:szCs w:val="20"/>
        </w:rPr>
        <w:t>2W</w:t>
      </w:r>
    </w:p>
    <w:p w14:paraId="62D4FB80" w14:textId="77777777" w:rsidR="0096104C" w:rsidRDefault="00000000">
      <w:pPr>
        <w:numPr>
          <w:ilvl w:val="1"/>
          <w:numId w:val="32"/>
        </w:numPr>
      </w:pPr>
      <w:r>
        <w:rPr>
          <w:color w:val="38761D"/>
          <w:sz w:val="20"/>
          <w:szCs w:val="20"/>
        </w:rPr>
        <w:t>3W</w:t>
      </w:r>
    </w:p>
    <w:p w14:paraId="1FC1394A" w14:textId="77777777" w:rsidR="0096104C" w:rsidRDefault="00000000">
      <w:pPr>
        <w:numPr>
          <w:ilvl w:val="1"/>
          <w:numId w:val="32"/>
        </w:numPr>
      </w:pPr>
      <w:r>
        <w:rPr>
          <w:color w:val="38761D"/>
          <w:sz w:val="20"/>
          <w:szCs w:val="20"/>
        </w:rPr>
        <w:t>Inverter</w:t>
      </w:r>
    </w:p>
    <w:p w14:paraId="52BF92EA" w14:textId="77777777" w:rsidR="0096104C" w:rsidRDefault="00000000">
      <w:pPr>
        <w:numPr>
          <w:ilvl w:val="0"/>
          <w:numId w:val="32"/>
        </w:numPr>
      </w:pPr>
      <w:r>
        <w:t xml:space="preserve">Asset Type </w:t>
      </w:r>
      <w:r>
        <w:rPr>
          <w:color w:val="38761D"/>
          <w:sz w:val="20"/>
          <w:szCs w:val="20"/>
        </w:rPr>
        <w:t>(Dropdown</w:t>
      </w:r>
      <w:r>
        <w:t>) -</w:t>
      </w:r>
    </w:p>
    <w:p w14:paraId="1A73FC58" w14:textId="77777777" w:rsidR="0096104C" w:rsidRDefault="00000000">
      <w:pPr>
        <w:numPr>
          <w:ilvl w:val="1"/>
          <w:numId w:val="32"/>
        </w:numPr>
      </w:pPr>
      <w:r>
        <w:rPr>
          <w:color w:val="38761D"/>
          <w:sz w:val="20"/>
          <w:szCs w:val="20"/>
        </w:rPr>
        <w:t>Charger</w:t>
      </w:r>
    </w:p>
    <w:p w14:paraId="6EA46D92" w14:textId="77777777" w:rsidR="0096104C" w:rsidRDefault="00000000">
      <w:pPr>
        <w:numPr>
          <w:ilvl w:val="1"/>
          <w:numId w:val="32"/>
        </w:numPr>
      </w:pPr>
      <w:r>
        <w:rPr>
          <w:color w:val="38761D"/>
          <w:sz w:val="20"/>
          <w:szCs w:val="20"/>
        </w:rPr>
        <w:t>Battery</w:t>
      </w:r>
    </w:p>
    <w:p w14:paraId="350C5D52" w14:textId="77777777" w:rsidR="0096104C" w:rsidRDefault="00000000">
      <w:pPr>
        <w:numPr>
          <w:ilvl w:val="1"/>
          <w:numId w:val="32"/>
        </w:numPr>
      </w:pPr>
      <w:r>
        <w:rPr>
          <w:color w:val="38761D"/>
          <w:sz w:val="20"/>
          <w:szCs w:val="20"/>
        </w:rPr>
        <w:t>SOC</w:t>
      </w:r>
    </w:p>
    <w:p w14:paraId="3664E031" w14:textId="77777777" w:rsidR="0096104C" w:rsidRDefault="00000000">
      <w:pPr>
        <w:numPr>
          <w:ilvl w:val="1"/>
          <w:numId w:val="32"/>
        </w:numPr>
      </w:pPr>
      <w:r>
        <w:rPr>
          <w:color w:val="38761D"/>
          <w:sz w:val="20"/>
          <w:szCs w:val="20"/>
        </w:rPr>
        <w:t>Harness</w:t>
      </w:r>
    </w:p>
    <w:p w14:paraId="56F983A1" w14:textId="77777777" w:rsidR="0096104C" w:rsidRDefault="00000000">
      <w:pPr>
        <w:numPr>
          <w:ilvl w:val="1"/>
          <w:numId w:val="32"/>
        </w:numPr>
      </w:pPr>
      <w:r>
        <w:rPr>
          <w:color w:val="38761D"/>
          <w:sz w:val="20"/>
          <w:szCs w:val="20"/>
        </w:rPr>
        <w:t>Inverter</w:t>
      </w:r>
    </w:p>
    <w:p w14:paraId="3D3B8A6F" w14:textId="77777777" w:rsidR="0096104C" w:rsidRDefault="00000000">
      <w:pPr>
        <w:numPr>
          <w:ilvl w:val="0"/>
          <w:numId w:val="32"/>
        </w:numPr>
      </w:pPr>
      <w:r>
        <w:t xml:space="preserve">Model Type </w:t>
      </w:r>
      <w:r>
        <w:rPr>
          <w:color w:val="38761D"/>
          <w:sz w:val="20"/>
          <w:szCs w:val="20"/>
        </w:rPr>
        <w:t xml:space="preserve">(Drop down) </w:t>
      </w:r>
      <w:r>
        <w:t xml:space="preserve">- </w:t>
      </w:r>
    </w:p>
    <w:p w14:paraId="303AA116" w14:textId="77777777" w:rsidR="0096104C" w:rsidRDefault="00000000">
      <w:pPr>
        <w:numPr>
          <w:ilvl w:val="1"/>
          <w:numId w:val="32"/>
        </w:numPr>
      </w:pPr>
      <w:r>
        <w:rPr>
          <w:color w:val="38761D"/>
          <w:sz w:val="20"/>
          <w:szCs w:val="20"/>
        </w:rPr>
        <w:t xml:space="preserve">[Inverter- Inverter]: </w:t>
      </w:r>
    </w:p>
    <w:p w14:paraId="54429DE3" w14:textId="77777777" w:rsidR="0096104C" w:rsidRDefault="00000000">
      <w:pPr>
        <w:numPr>
          <w:ilvl w:val="2"/>
          <w:numId w:val="32"/>
        </w:numPr>
      </w:pPr>
      <w:r>
        <w:rPr>
          <w:color w:val="38761D"/>
          <w:sz w:val="20"/>
          <w:szCs w:val="20"/>
        </w:rPr>
        <w:t xml:space="preserve">Power Cube 1.4, </w:t>
      </w:r>
    </w:p>
    <w:p w14:paraId="1AAFDF97" w14:textId="77777777" w:rsidR="0096104C" w:rsidRDefault="00000000">
      <w:pPr>
        <w:numPr>
          <w:ilvl w:val="2"/>
          <w:numId w:val="32"/>
        </w:numPr>
      </w:pPr>
      <w:r>
        <w:rPr>
          <w:color w:val="38761D"/>
          <w:sz w:val="20"/>
          <w:szCs w:val="20"/>
        </w:rPr>
        <w:t xml:space="preserve">Power Cube 1.4+, </w:t>
      </w:r>
    </w:p>
    <w:p w14:paraId="68215A54" w14:textId="77777777" w:rsidR="0096104C" w:rsidRDefault="00000000">
      <w:pPr>
        <w:numPr>
          <w:ilvl w:val="2"/>
          <w:numId w:val="32"/>
        </w:numPr>
      </w:pPr>
      <w:r>
        <w:rPr>
          <w:color w:val="38761D"/>
          <w:sz w:val="20"/>
          <w:szCs w:val="20"/>
        </w:rPr>
        <w:t xml:space="preserve">Power Cube 2.7, </w:t>
      </w:r>
    </w:p>
    <w:p w14:paraId="62932460" w14:textId="77777777" w:rsidR="0096104C" w:rsidRDefault="00000000">
      <w:pPr>
        <w:numPr>
          <w:ilvl w:val="2"/>
          <w:numId w:val="32"/>
        </w:numPr>
      </w:pPr>
      <w:r>
        <w:rPr>
          <w:color w:val="38761D"/>
          <w:sz w:val="20"/>
          <w:szCs w:val="20"/>
        </w:rPr>
        <w:t xml:space="preserve">Power Cube 2.7+, </w:t>
      </w:r>
    </w:p>
    <w:p w14:paraId="41E76B3D" w14:textId="77777777" w:rsidR="0096104C" w:rsidRDefault="00000000">
      <w:pPr>
        <w:numPr>
          <w:ilvl w:val="2"/>
          <w:numId w:val="32"/>
        </w:numPr>
      </w:pPr>
      <w:r>
        <w:rPr>
          <w:color w:val="38761D"/>
          <w:sz w:val="20"/>
          <w:szCs w:val="20"/>
        </w:rPr>
        <w:t>5KWh ;</w:t>
      </w:r>
    </w:p>
    <w:p w14:paraId="6609E05E" w14:textId="77777777" w:rsidR="0096104C" w:rsidRDefault="00000000">
      <w:pPr>
        <w:numPr>
          <w:ilvl w:val="1"/>
          <w:numId w:val="32"/>
        </w:numPr>
      </w:pPr>
      <w:r>
        <w:rPr>
          <w:color w:val="38761D"/>
          <w:sz w:val="20"/>
          <w:szCs w:val="20"/>
        </w:rPr>
        <w:t xml:space="preserve"> [3W - Battery]:</w:t>
      </w:r>
    </w:p>
    <w:p w14:paraId="23F174DB" w14:textId="77777777" w:rsidR="0096104C" w:rsidRDefault="00000000">
      <w:pPr>
        <w:numPr>
          <w:ilvl w:val="2"/>
          <w:numId w:val="32"/>
        </w:numPr>
      </w:pPr>
      <w:r>
        <w:rPr>
          <w:color w:val="38761D"/>
          <w:sz w:val="20"/>
          <w:szCs w:val="20"/>
        </w:rPr>
        <w:lastRenderedPageBreak/>
        <w:t xml:space="preserve">With IOT 51.2 V-105AH, </w:t>
      </w:r>
    </w:p>
    <w:p w14:paraId="011CAEF5" w14:textId="77777777" w:rsidR="0096104C" w:rsidRDefault="00000000">
      <w:pPr>
        <w:numPr>
          <w:ilvl w:val="2"/>
          <w:numId w:val="32"/>
        </w:numPr>
      </w:pPr>
      <w:r>
        <w:rPr>
          <w:color w:val="38761D"/>
          <w:sz w:val="20"/>
          <w:szCs w:val="20"/>
        </w:rPr>
        <w:t xml:space="preserve">With IOT 51.2 V-140AH, </w:t>
      </w:r>
    </w:p>
    <w:p w14:paraId="4470A5BA" w14:textId="77777777" w:rsidR="0096104C" w:rsidRDefault="00000000">
      <w:pPr>
        <w:numPr>
          <w:ilvl w:val="2"/>
          <w:numId w:val="32"/>
        </w:numPr>
      </w:pPr>
      <w:r>
        <w:rPr>
          <w:color w:val="38761D"/>
          <w:sz w:val="20"/>
          <w:szCs w:val="20"/>
        </w:rPr>
        <w:t xml:space="preserve">With IOT 51.2 V-153AH,  </w:t>
      </w:r>
    </w:p>
    <w:p w14:paraId="3092974E" w14:textId="77777777" w:rsidR="0096104C" w:rsidRDefault="00000000">
      <w:pPr>
        <w:numPr>
          <w:ilvl w:val="2"/>
          <w:numId w:val="32"/>
        </w:numPr>
      </w:pPr>
      <w:r>
        <w:rPr>
          <w:color w:val="38761D"/>
          <w:sz w:val="20"/>
          <w:szCs w:val="20"/>
        </w:rPr>
        <w:t xml:space="preserve">With IOT 60.8 V-105AH, </w:t>
      </w:r>
    </w:p>
    <w:p w14:paraId="02C35C43" w14:textId="77777777" w:rsidR="0096104C" w:rsidRDefault="00000000">
      <w:pPr>
        <w:numPr>
          <w:ilvl w:val="2"/>
          <w:numId w:val="32"/>
        </w:numPr>
      </w:pPr>
      <w:r>
        <w:rPr>
          <w:color w:val="38761D"/>
          <w:sz w:val="20"/>
          <w:szCs w:val="20"/>
        </w:rPr>
        <w:t xml:space="preserve">With IOT 60.8 V-140AH, </w:t>
      </w:r>
    </w:p>
    <w:p w14:paraId="1BB73069" w14:textId="77777777" w:rsidR="0096104C" w:rsidRDefault="00000000">
      <w:pPr>
        <w:numPr>
          <w:ilvl w:val="2"/>
          <w:numId w:val="32"/>
        </w:numPr>
      </w:pPr>
      <w:r>
        <w:rPr>
          <w:color w:val="38761D"/>
          <w:sz w:val="20"/>
          <w:szCs w:val="20"/>
        </w:rPr>
        <w:t>With IOT 60.8 V-153AH,</w:t>
      </w:r>
    </w:p>
    <w:p w14:paraId="5DC8FD38" w14:textId="77777777" w:rsidR="0096104C" w:rsidRDefault="00000000">
      <w:pPr>
        <w:numPr>
          <w:ilvl w:val="2"/>
          <w:numId w:val="32"/>
        </w:numPr>
      </w:pPr>
      <w:r>
        <w:rPr>
          <w:color w:val="38761D"/>
          <w:sz w:val="20"/>
          <w:szCs w:val="20"/>
        </w:rPr>
        <w:t xml:space="preserve">With IOT 64 V-105AH, </w:t>
      </w:r>
    </w:p>
    <w:p w14:paraId="02A72C5B" w14:textId="77777777" w:rsidR="0096104C" w:rsidRDefault="00000000">
      <w:pPr>
        <w:numPr>
          <w:ilvl w:val="2"/>
          <w:numId w:val="32"/>
        </w:numPr>
      </w:pPr>
      <w:r>
        <w:rPr>
          <w:color w:val="38761D"/>
          <w:sz w:val="20"/>
          <w:szCs w:val="20"/>
        </w:rPr>
        <w:t xml:space="preserve">With IOT 64 V-140AH, </w:t>
      </w:r>
    </w:p>
    <w:p w14:paraId="625D5ED2" w14:textId="77777777" w:rsidR="0096104C" w:rsidRDefault="00000000">
      <w:pPr>
        <w:numPr>
          <w:ilvl w:val="2"/>
          <w:numId w:val="32"/>
        </w:numPr>
      </w:pPr>
      <w:r>
        <w:rPr>
          <w:color w:val="38761D"/>
          <w:sz w:val="20"/>
          <w:szCs w:val="20"/>
        </w:rPr>
        <w:t xml:space="preserve">With IOT 64 V-153AH, </w:t>
      </w:r>
    </w:p>
    <w:p w14:paraId="330B8E3C" w14:textId="77777777" w:rsidR="0096104C" w:rsidRDefault="00000000">
      <w:pPr>
        <w:numPr>
          <w:ilvl w:val="2"/>
          <w:numId w:val="32"/>
        </w:numPr>
      </w:pPr>
      <w:r>
        <w:rPr>
          <w:color w:val="38761D"/>
          <w:sz w:val="20"/>
          <w:szCs w:val="20"/>
        </w:rPr>
        <w:t xml:space="preserve">Without IOT 51.2 V-105AH, </w:t>
      </w:r>
    </w:p>
    <w:p w14:paraId="5D5C6C83" w14:textId="77777777" w:rsidR="0096104C" w:rsidRDefault="00000000">
      <w:pPr>
        <w:numPr>
          <w:ilvl w:val="2"/>
          <w:numId w:val="32"/>
        </w:numPr>
      </w:pPr>
      <w:r>
        <w:rPr>
          <w:color w:val="38761D"/>
          <w:sz w:val="20"/>
          <w:szCs w:val="20"/>
        </w:rPr>
        <w:t xml:space="preserve">Without IOT 51.2 V-140AH, </w:t>
      </w:r>
    </w:p>
    <w:p w14:paraId="3DBBB9D4" w14:textId="77777777" w:rsidR="0096104C" w:rsidRDefault="00000000">
      <w:pPr>
        <w:numPr>
          <w:ilvl w:val="2"/>
          <w:numId w:val="32"/>
        </w:numPr>
      </w:pPr>
      <w:r>
        <w:rPr>
          <w:color w:val="38761D"/>
          <w:sz w:val="20"/>
          <w:szCs w:val="20"/>
        </w:rPr>
        <w:t xml:space="preserve">Without IOT 51.2 V-153AH,  </w:t>
      </w:r>
    </w:p>
    <w:p w14:paraId="65D4C47E" w14:textId="77777777" w:rsidR="0096104C" w:rsidRDefault="00000000">
      <w:pPr>
        <w:numPr>
          <w:ilvl w:val="2"/>
          <w:numId w:val="32"/>
        </w:numPr>
      </w:pPr>
      <w:r>
        <w:rPr>
          <w:color w:val="38761D"/>
          <w:sz w:val="20"/>
          <w:szCs w:val="20"/>
        </w:rPr>
        <w:t xml:space="preserve">Without IOT 60.8 V-105AH, </w:t>
      </w:r>
    </w:p>
    <w:p w14:paraId="2E8304BE" w14:textId="77777777" w:rsidR="0096104C" w:rsidRDefault="00000000">
      <w:pPr>
        <w:numPr>
          <w:ilvl w:val="2"/>
          <w:numId w:val="32"/>
        </w:numPr>
      </w:pPr>
      <w:r>
        <w:rPr>
          <w:color w:val="38761D"/>
          <w:sz w:val="20"/>
          <w:szCs w:val="20"/>
        </w:rPr>
        <w:t xml:space="preserve">Without IOT 60.8 V-140AH, </w:t>
      </w:r>
    </w:p>
    <w:p w14:paraId="7359C73C" w14:textId="77777777" w:rsidR="0096104C" w:rsidRDefault="00000000">
      <w:pPr>
        <w:numPr>
          <w:ilvl w:val="2"/>
          <w:numId w:val="32"/>
        </w:numPr>
      </w:pPr>
      <w:r>
        <w:rPr>
          <w:color w:val="38761D"/>
          <w:sz w:val="20"/>
          <w:szCs w:val="20"/>
        </w:rPr>
        <w:t>Without IOT 60.8 V-153AH,</w:t>
      </w:r>
    </w:p>
    <w:p w14:paraId="563D3D4F" w14:textId="77777777" w:rsidR="0096104C" w:rsidRDefault="00000000">
      <w:pPr>
        <w:numPr>
          <w:ilvl w:val="2"/>
          <w:numId w:val="32"/>
        </w:numPr>
      </w:pPr>
      <w:r>
        <w:rPr>
          <w:color w:val="38761D"/>
          <w:sz w:val="20"/>
          <w:szCs w:val="20"/>
        </w:rPr>
        <w:t xml:space="preserve">Without IOT 64 V-105AH, </w:t>
      </w:r>
    </w:p>
    <w:p w14:paraId="0665EAED" w14:textId="77777777" w:rsidR="0096104C" w:rsidRDefault="00000000">
      <w:pPr>
        <w:numPr>
          <w:ilvl w:val="2"/>
          <w:numId w:val="32"/>
        </w:numPr>
      </w:pPr>
      <w:r>
        <w:rPr>
          <w:color w:val="38761D"/>
          <w:sz w:val="20"/>
          <w:szCs w:val="20"/>
        </w:rPr>
        <w:t xml:space="preserve">Without IOT 64 V-140AH, </w:t>
      </w:r>
    </w:p>
    <w:p w14:paraId="0EF236CE" w14:textId="77777777" w:rsidR="0096104C" w:rsidRDefault="00000000">
      <w:pPr>
        <w:numPr>
          <w:ilvl w:val="2"/>
          <w:numId w:val="32"/>
        </w:numPr>
      </w:pPr>
      <w:r>
        <w:rPr>
          <w:color w:val="38761D"/>
          <w:sz w:val="20"/>
          <w:szCs w:val="20"/>
        </w:rPr>
        <w:t xml:space="preserve">Without IOT 64 V-153AH; </w:t>
      </w:r>
    </w:p>
    <w:p w14:paraId="7D2D32DB" w14:textId="77777777" w:rsidR="0096104C" w:rsidRDefault="0096104C">
      <w:pPr>
        <w:rPr>
          <w:color w:val="38761D"/>
          <w:sz w:val="20"/>
          <w:szCs w:val="20"/>
        </w:rPr>
      </w:pPr>
    </w:p>
    <w:p w14:paraId="4A04FA56" w14:textId="77777777" w:rsidR="0096104C" w:rsidRDefault="00000000">
      <w:pPr>
        <w:numPr>
          <w:ilvl w:val="1"/>
          <w:numId w:val="32"/>
        </w:numPr>
      </w:pPr>
      <w:r>
        <w:rPr>
          <w:color w:val="38761D"/>
          <w:sz w:val="20"/>
          <w:szCs w:val="20"/>
        </w:rPr>
        <w:t>[3W - Charger]: IP67;</w:t>
      </w:r>
    </w:p>
    <w:p w14:paraId="3C049BF8" w14:textId="77777777" w:rsidR="0096104C" w:rsidRDefault="00000000">
      <w:pPr>
        <w:numPr>
          <w:ilvl w:val="1"/>
          <w:numId w:val="32"/>
        </w:numPr>
      </w:pPr>
      <w:r>
        <w:rPr>
          <w:color w:val="38761D"/>
          <w:sz w:val="20"/>
          <w:szCs w:val="20"/>
        </w:rPr>
        <w:t xml:space="preserve">[3W - Harness]: 1.5 mtrs; </w:t>
      </w:r>
    </w:p>
    <w:p w14:paraId="17E0540F" w14:textId="77777777" w:rsidR="0096104C" w:rsidRDefault="00000000">
      <w:pPr>
        <w:numPr>
          <w:ilvl w:val="1"/>
          <w:numId w:val="32"/>
        </w:numPr>
      </w:pPr>
      <w:r>
        <w:rPr>
          <w:color w:val="38761D"/>
          <w:sz w:val="20"/>
          <w:szCs w:val="20"/>
        </w:rPr>
        <w:t xml:space="preserve">[3W - SOC]: Digital, Volt; </w:t>
      </w:r>
    </w:p>
    <w:p w14:paraId="14058A8F" w14:textId="77777777" w:rsidR="0096104C" w:rsidRDefault="00000000">
      <w:pPr>
        <w:numPr>
          <w:ilvl w:val="0"/>
          <w:numId w:val="32"/>
        </w:numPr>
      </w:pPr>
      <w:r>
        <w:t xml:space="preserve">Serialized/Nonserialized - </w:t>
      </w:r>
      <w:r>
        <w:rPr>
          <w:color w:val="38761D"/>
          <w:sz w:val="20"/>
          <w:szCs w:val="20"/>
        </w:rPr>
        <w:t>Dropdown</w:t>
      </w:r>
    </w:p>
    <w:p w14:paraId="33A151E3" w14:textId="77777777" w:rsidR="0096104C" w:rsidRDefault="00000000">
      <w:pPr>
        <w:numPr>
          <w:ilvl w:val="0"/>
          <w:numId w:val="32"/>
        </w:numPr>
      </w:pPr>
      <w:r>
        <w:t xml:space="preserve">Warranty Clause duration(Months) - </w:t>
      </w:r>
      <w:r>
        <w:rPr>
          <w:color w:val="38761D"/>
          <w:sz w:val="20"/>
          <w:szCs w:val="20"/>
        </w:rPr>
        <w:t>Scroll selection</w:t>
      </w:r>
    </w:p>
    <w:p w14:paraId="4ECF454F" w14:textId="77777777" w:rsidR="0096104C" w:rsidRDefault="00000000">
      <w:r>
        <w:rPr>
          <w:u w:val="single"/>
        </w:rPr>
        <w:t>0.1 OEM Onboarding and contact details</w:t>
      </w:r>
      <w:r>
        <w:t>: All details are mandatory</w:t>
      </w:r>
    </w:p>
    <w:p w14:paraId="00A2CB5C" w14:textId="77777777" w:rsidR="0096104C" w:rsidRDefault="00000000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 xml:space="preserve">Business Entity Name - </w:t>
      </w:r>
      <w:r>
        <w:rPr>
          <w:color w:val="38761D"/>
          <w:sz w:val="20"/>
          <w:szCs w:val="20"/>
        </w:rPr>
        <w:t>Short text</w:t>
      </w:r>
    </w:p>
    <w:p w14:paraId="00602BDE" w14:textId="77777777" w:rsidR="0096104C" w:rsidRDefault="00000000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 xml:space="preserve">Business Address - </w:t>
      </w:r>
      <w:r>
        <w:rPr>
          <w:color w:val="38761D"/>
          <w:sz w:val="20"/>
          <w:szCs w:val="20"/>
        </w:rPr>
        <w:t>Long text</w:t>
      </w:r>
    </w:p>
    <w:p w14:paraId="047F93E8" w14:textId="77777777" w:rsidR="0096104C" w:rsidRDefault="00000000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 xml:space="preserve">Business WH Address - </w:t>
      </w:r>
      <w:r>
        <w:rPr>
          <w:color w:val="38761D"/>
          <w:sz w:val="20"/>
          <w:szCs w:val="20"/>
        </w:rPr>
        <w:t>Long text</w:t>
      </w:r>
    </w:p>
    <w:p w14:paraId="2D59E95C" w14:textId="77777777" w:rsidR="0096104C" w:rsidRDefault="00000000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 xml:space="preserve">GST Number - </w:t>
      </w:r>
      <w:r>
        <w:rPr>
          <w:color w:val="38761D"/>
          <w:sz w:val="20"/>
          <w:szCs w:val="20"/>
        </w:rPr>
        <w:t>15 alphanumeric</w:t>
      </w:r>
    </w:p>
    <w:p w14:paraId="6D5A33BA" w14:textId="77777777" w:rsidR="0096104C" w:rsidRDefault="00000000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 xml:space="preserve">CIN - </w:t>
      </w:r>
      <w:r>
        <w:rPr>
          <w:color w:val="38761D"/>
          <w:sz w:val="20"/>
          <w:szCs w:val="20"/>
        </w:rPr>
        <w:t>Alphanumeric</w:t>
      </w:r>
    </w:p>
    <w:p w14:paraId="387F6773" w14:textId="77777777" w:rsidR="0096104C" w:rsidRDefault="00000000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Bank Account Details - Bank name, Account number, IFSC (Proof uploader)</w:t>
      </w:r>
    </w:p>
    <w:p w14:paraId="0AB06A71" w14:textId="77777777" w:rsidR="0096104C" w:rsidRDefault="00000000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Sales Head Contact (Name/Contact #/Contact Email ID)</w:t>
      </w:r>
    </w:p>
    <w:p w14:paraId="2CF0255A" w14:textId="77777777" w:rsidR="0096104C" w:rsidRDefault="00000000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Sales Manager Contact (Name/Contact #/Contact Email ID)</w:t>
      </w:r>
    </w:p>
    <w:p w14:paraId="13D5BF4C" w14:textId="77777777" w:rsidR="0096104C" w:rsidRDefault="00000000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Finance Manager Contact (Name/Contact #/Contact Email ID)</w:t>
      </w:r>
    </w:p>
    <w:p w14:paraId="0A1872AC" w14:textId="77777777" w:rsidR="0096104C" w:rsidRDefault="00000000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OEM ID - System generated</w:t>
      </w:r>
    </w:p>
    <w:p w14:paraId="66F3DC77" w14:textId="77777777" w:rsidR="0096104C" w:rsidRDefault="0096104C"/>
    <w:p w14:paraId="345DB2F9" w14:textId="77777777" w:rsidR="0096104C" w:rsidRDefault="0096104C"/>
    <w:p w14:paraId="09A7C9F6" w14:textId="77777777" w:rsidR="0096104C" w:rsidRDefault="00000000">
      <w:pPr>
        <w:rPr>
          <w:i/>
          <w:iCs/>
          <w:color w:val="38761D"/>
          <w:sz w:val="20"/>
          <w:szCs w:val="20"/>
        </w:rPr>
      </w:pPr>
      <w:r>
        <w:t xml:space="preserve">1. </w:t>
      </w:r>
      <w:r>
        <w:rPr>
          <w:sz w:val="20"/>
          <w:szCs w:val="20"/>
        </w:rPr>
        <w:t xml:space="preserve">itarang raises order provision with OEM for 105 AH, 140 AH, 150 AH, inverter batteries etc. </w:t>
      </w:r>
      <w:r>
        <w:rPr>
          <w:i/>
          <w:iCs/>
          <w:color w:val="38761D"/>
          <w:sz w:val="20"/>
          <w:szCs w:val="20"/>
        </w:rPr>
        <w:t>(To initiate with this can go through Email/whatsapp)</w:t>
      </w:r>
    </w:p>
    <w:p w14:paraId="04FB8B22" w14:textId="77777777" w:rsidR="0096104C" w:rsidRDefault="00000000">
      <w:pPr>
        <w:rPr>
          <w:sz w:val="20"/>
          <w:szCs w:val="20"/>
        </w:rPr>
      </w:pPr>
      <w:r>
        <w:rPr>
          <w:sz w:val="20"/>
          <w:szCs w:val="20"/>
        </w:rPr>
        <w:t>Order Format:</w:t>
      </w:r>
    </w:p>
    <w:p w14:paraId="411543A2" w14:textId="77777777" w:rsidR="0096104C" w:rsidRDefault="0096104C">
      <w:pPr>
        <w:rPr>
          <w:sz w:val="20"/>
          <w:szCs w:val="20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6104C" w14:paraId="1E2B3E47" w14:textId="77777777">
        <w:tc>
          <w:tcPr>
            <w:tcW w:w="4680" w:type="dxa"/>
          </w:tcPr>
          <w:p w14:paraId="67D0851A" w14:textId="77777777" w:rsidR="0096104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Asset</w:t>
            </w:r>
          </w:p>
        </w:tc>
        <w:tc>
          <w:tcPr>
            <w:tcW w:w="4680" w:type="dxa"/>
          </w:tcPr>
          <w:p w14:paraId="458F1BD3" w14:textId="77777777" w:rsidR="0096104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Quantity</w:t>
            </w:r>
          </w:p>
        </w:tc>
      </w:tr>
      <w:tr w:rsidR="0096104C" w14:paraId="7C0F881E" w14:textId="77777777">
        <w:tc>
          <w:tcPr>
            <w:tcW w:w="4680" w:type="dxa"/>
          </w:tcPr>
          <w:p w14:paraId="7C00EE59" w14:textId="77777777" w:rsidR="0096104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51.2V - 105AH Battery with IOT</w:t>
            </w:r>
          </w:p>
        </w:tc>
        <w:tc>
          <w:tcPr>
            <w:tcW w:w="4680" w:type="dxa"/>
          </w:tcPr>
          <w:p w14:paraId="4AC4D440" w14:textId="77777777" w:rsidR="0096104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</w:tr>
      <w:tr w:rsidR="0096104C" w14:paraId="31A110A1" w14:textId="77777777">
        <w:tc>
          <w:tcPr>
            <w:tcW w:w="4680" w:type="dxa"/>
          </w:tcPr>
          <w:p w14:paraId="7AE5E42D" w14:textId="77777777" w:rsidR="0096104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Wire Harness - SB 50 connector (1.5 mtr)</w:t>
            </w:r>
          </w:p>
        </w:tc>
        <w:tc>
          <w:tcPr>
            <w:tcW w:w="4680" w:type="dxa"/>
          </w:tcPr>
          <w:p w14:paraId="606F8729" w14:textId="77777777" w:rsidR="0096104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</w:tr>
      <w:tr w:rsidR="0096104C" w14:paraId="234E1EEE" w14:textId="77777777">
        <w:tc>
          <w:tcPr>
            <w:tcW w:w="4680" w:type="dxa"/>
          </w:tcPr>
          <w:p w14:paraId="0B07B713" w14:textId="77777777" w:rsidR="0096104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SOC Meter - Digital</w:t>
            </w:r>
          </w:p>
        </w:tc>
        <w:tc>
          <w:tcPr>
            <w:tcW w:w="4680" w:type="dxa"/>
          </w:tcPr>
          <w:p w14:paraId="42070B6D" w14:textId="77777777" w:rsidR="0096104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</w:tr>
    </w:tbl>
    <w:p w14:paraId="07054B22" w14:textId="77777777" w:rsidR="0096104C" w:rsidRDefault="0096104C">
      <w:pPr>
        <w:rPr>
          <w:sz w:val="20"/>
          <w:szCs w:val="20"/>
        </w:rPr>
      </w:pPr>
    </w:p>
    <w:p w14:paraId="71201371" w14:textId="77777777" w:rsidR="0096104C" w:rsidRDefault="0096104C">
      <w:pPr>
        <w:rPr>
          <w:color w:val="6FA8DC"/>
        </w:rPr>
      </w:pPr>
    </w:p>
    <w:p w14:paraId="7696C9D0" w14:textId="77777777" w:rsidR="0096104C" w:rsidRDefault="00000000">
      <w:r>
        <w:t>2. OEM shares inventory details with itarang -</w:t>
      </w:r>
    </w:p>
    <w:p w14:paraId="11C922D5" w14:textId="77777777" w:rsidR="0096104C" w:rsidRDefault="0096104C">
      <w:pPr>
        <w:rPr>
          <w:ins w:id="3" w:author="Anirudh Singhal" w:date="2026-01-09T08:42:00Z"/>
        </w:rPr>
      </w:pPr>
      <w:commentRangeStart w:id="4"/>
    </w:p>
    <w:commentRangeEnd w:id="4"/>
    <w:p w14:paraId="6C49F901" w14:textId="77777777" w:rsidR="0096104C" w:rsidRDefault="00000000">
      <w:r>
        <w:rPr>
          <w:rStyle w:val="CommentReference"/>
          <w:sz w:val="22"/>
          <w:szCs w:val="22"/>
        </w:rPr>
        <w:commentReference w:id="4"/>
      </w:r>
    </w:p>
    <w:p w14:paraId="6CE27AF8" w14:textId="77777777" w:rsidR="0096104C" w:rsidRDefault="00000000">
      <w:pPr>
        <w:numPr>
          <w:ilvl w:val="0"/>
          <w:numId w:val="21"/>
        </w:num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Manufacturing date</w:t>
      </w:r>
    </w:p>
    <w:p w14:paraId="4794739B" w14:textId="77777777" w:rsidR="0096104C" w:rsidRDefault="00000000">
      <w:pPr>
        <w:numPr>
          <w:ilvl w:val="0"/>
          <w:numId w:val="21"/>
        </w:num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Asset Serial Number</w:t>
      </w:r>
    </w:p>
    <w:p w14:paraId="2523D05C" w14:textId="77777777" w:rsidR="0096104C" w:rsidRDefault="00000000">
      <w:pPr>
        <w:numPr>
          <w:ilvl w:val="0"/>
          <w:numId w:val="21"/>
        </w:num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Model Type</w:t>
      </w:r>
    </w:p>
    <w:p w14:paraId="69FD2519" w14:textId="77777777" w:rsidR="0096104C" w:rsidRDefault="00000000">
      <w:pPr>
        <w:numPr>
          <w:ilvl w:val="0"/>
          <w:numId w:val="21"/>
        </w:num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Model type level quantity for non-serialized asset</w:t>
      </w:r>
    </w:p>
    <w:p w14:paraId="2F851B75" w14:textId="77777777" w:rsidR="0096104C" w:rsidRDefault="00000000">
      <w:pPr>
        <w:rPr>
          <w:i/>
          <w:iCs/>
          <w:color w:val="990000"/>
          <w:sz w:val="20"/>
          <w:szCs w:val="20"/>
        </w:rPr>
      </w:pPr>
      <w:r>
        <w:rPr>
          <w:i/>
          <w:iCs/>
          <w:sz w:val="20"/>
          <w:szCs w:val="20"/>
        </w:rPr>
        <w:t xml:space="preserve">SLA: </w:t>
      </w:r>
      <w:r>
        <w:rPr>
          <w:i/>
          <w:iCs/>
          <w:color w:val="990000"/>
          <w:sz w:val="20"/>
          <w:szCs w:val="20"/>
        </w:rPr>
        <w:t>24 hours from the last step’s completion timestamp?, ​​Auto escalation to “------”</w:t>
      </w:r>
    </w:p>
    <w:p w14:paraId="207B1625" w14:textId="77777777" w:rsidR="0096104C" w:rsidRDefault="0096104C">
      <w:pPr>
        <w:rPr>
          <w:i/>
          <w:iCs/>
          <w:color w:val="0B5394"/>
          <w:sz w:val="20"/>
          <w:szCs w:val="20"/>
        </w:rPr>
      </w:pPr>
    </w:p>
    <w:p w14:paraId="2D0D5D96" w14:textId="77777777" w:rsidR="0096104C" w:rsidRDefault="00000000">
      <w:pPr>
        <w:rPr>
          <w:i/>
          <w:iCs/>
          <w:color w:val="38761D"/>
          <w:sz w:val="20"/>
          <w:szCs w:val="20"/>
        </w:rPr>
      </w:pPr>
      <w:r>
        <w:t>3. Itarang service engineer perform PDI, validates each product id, approves and reject basis following conditions:</w:t>
      </w:r>
      <w:r>
        <w:rPr>
          <w:i/>
          <w:iCs/>
          <w:color w:val="CC0000"/>
          <w:sz w:val="20"/>
          <w:szCs w:val="20"/>
        </w:rPr>
        <w:t xml:space="preserve"> </w:t>
      </w:r>
      <w:r>
        <w:rPr>
          <w:i/>
          <w:iCs/>
          <w:color w:val="38761D"/>
          <w:sz w:val="20"/>
          <w:szCs w:val="20"/>
        </w:rPr>
        <w:t xml:space="preserve">Service engineer to upload PDI details </w:t>
      </w:r>
      <w:r>
        <w:rPr>
          <w:b/>
          <w:bCs/>
          <w:i/>
          <w:iCs/>
          <w:color w:val="38761D"/>
          <w:sz w:val="20"/>
          <w:szCs w:val="20"/>
        </w:rPr>
        <w:t xml:space="preserve">on provision with Asset serial number, Model type, Manufacturing date and quantity for non-serialized assets </w:t>
      </w:r>
      <w:r>
        <w:rPr>
          <w:i/>
          <w:iCs/>
          <w:color w:val="38761D"/>
          <w:sz w:val="20"/>
          <w:szCs w:val="20"/>
        </w:rPr>
        <w:t>with PDI document and approved or rejected comments (this will be called OEM owned Inventory for PDI)</w:t>
      </w:r>
    </w:p>
    <w:p w14:paraId="74CC1CA7" w14:textId="77777777" w:rsidR="0096104C" w:rsidRDefault="0096104C">
      <w:pPr>
        <w:rPr>
          <w:b/>
          <w:bCs/>
        </w:rPr>
      </w:pPr>
    </w:p>
    <w:p w14:paraId="557438B7" w14:textId="77777777" w:rsidR="0096104C" w:rsidRDefault="00000000">
      <w:pPr>
        <w:ind w:firstLine="720"/>
      </w:pPr>
      <w:r>
        <w:t>PDI Validation Process</w:t>
      </w:r>
      <w:r>
        <w:rPr>
          <w:b/>
          <w:bCs/>
        </w:rPr>
        <w:t>:</w:t>
      </w:r>
    </w:p>
    <w:p w14:paraId="66B09CAB" w14:textId="77777777" w:rsidR="0096104C" w:rsidRDefault="00000000">
      <w:pPr>
        <w:numPr>
          <w:ilvl w:val="0"/>
          <w:numId w:val="22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Match PDI:</w:t>
      </w:r>
      <w:r>
        <w:rPr>
          <w:sz w:val="20"/>
          <w:szCs w:val="20"/>
        </w:rPr>
        <w:t xml:space="preserve"> Physical asset to be matched with the CRM uploaded asset</w:t>
      </w:r>
    </w:p>
    <w:p w14:paraId="2077444F" w14:textId="77777777" w:rsidR="0096104C" w:rsidRDefault="00000000">
      <w:pPr>
        <w:numPr>
          <w:ilvl w:val="0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>At PDI stage service engineer to fill in all details in the following format against each product ID</w:t>
      </w:r>
    </w:p>
    <w:p w14:paraId="1A844BAA" w14:textId="77777777" w:rsidR="0096104C" w:rsidRDefault="00000000">
      <w:pPr>
        <w:numPr>
          <w:ilvl w:val="0"/>
          <w:numId w:val="22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Documentation:</w:t>
      </w:r>
      <w:r>
        <w:rPr>
          <w:sz w:val="20"/>
          <w:szCs w:val="20"/>
        </w:rPr>
        <w:t xml:space="preserve"> Product manuals and warranty must be available and uploaded to the CRM</w:t>
      </w:r>
    </w:p>
    <w:p w14:paraId="60577EBD" w14:textId="77777777" w:rsidR="0096104C" w:rsidRDefault="00000000">
      <w:pPr>
        <w:numPr>
          <w:ilvl w:val="0"/>
          <w:numId w:val="22"/>
        </w:numPr>
        <w:rPr>
          <w:sz w:val="20"/>
          <w:szCs w:val="20"/>
        </w:rPr>
      </w:pPr>
      <w:r>
        <w:rPr>
          <w:i/>
          <w:iCs/>
          <w:sz w:val="20"/>
          <w:szCs w:val="20"/>
        </w:rPr>
        <w:t xml:space="preserve">SLA: </w:t>
      </w:r>
      <w:r>
        <w:rPr>
          <w:i/>
          <w:iCs/>
          <w:color w:val="990000"/>
          <w:sz w:val="20"/>
          <w:szCs w:val="20"/>
        </w:rPr>
        <w:t>24 hours from the last step’s completion timestamp?, ​​Auto escalation to “------”</w:t>
      </w:r>
    </w:p>
    <w:p w14:paraId="17A60B87" w14:textId="77777777" w:rsidR="0096104C" w:rsidRDefault="0096104C">
      <w:pPr>
        <w:rPr>
          <w:i/>
          <w:iCs/>
          <w:sz w:val="20"/>
          <w:szCs w:val="20"/>
        </w:rPr>
      </w:pPr>
    </w:p>
    <w:p w14:paraId="5814FEFA" w14:textId="77777777" w:rsidR="0096104C" w:rsidRDefault="00000000">
      <w:pPr>
        <w:spacing w:after="240"/>
        <w:ind w:firstLine="720"/>
      </w:pPr>
      <w:r>
        <w:t xml:space="preserve">PDI format: All fields are mandatory. </w:t>
      </w:r>
      <w:r>
        <w:rPr>
          <w:color w:val="990000"/>
          <w:sz w:val="20"/>
          <w:szCs w:val="20"/>
        </w:rPr>
        <w:t>Product database required?</w:t>
      </w:r>
    </w:p>
    <w:p w14:paraId="38869ADB" w14:textId="77777777" w:rsidR="0096104C" w:rsidRDefault="00000000">
      <w:pPr>
        <w:numPr>
          <w:ilvl w:val="0"/>
          <w:numId w:val="31"/>
        </w:numPr>
        <w:rPr>
          <w:sz w:val="20"/>
          <w:szCs w:val="20"/>
        </w:rPr>
      </w:pPr>
      <w:r>
        <w:rPr>
          <w:sz w:val="20"/>
          <w:szCs w:val="20"/>
        </w:rPr>
        <w:t>Battery:</w:t>
      </w:r>
    </w:p>
    <w:p w14:paraId="1EEF9BD4" w14:textId="77777777" w:rsidR="0096104C" w:rsidRDefault="00000000">
      <w:pPr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>SNo.</w:t>
      </w:r>
    </w:p>
    <w:p w14:paraId="6939C671" w14:textId="77777777" w:rsidR="0096104C" w:rsidRDefault="00000000">
      <w:pPr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 xml:space="preserve">Model Type - </w:t>
      </w:r>
      <w:r>
        <w:rPr>
          <w:i/>
          <w:iCs/>
          <w:color w:val="38761D"/>
          <w:sz w:val="20"/>
          <w:szCs w:val="20"/>
        </w:rPr>
        <w:t>Pre filled - last step</w:t>
      </w:r>
      <w:r>
        <w:rPr>
          <w:sz w:val="20"/>
          <w:szCs w:val="20"/>
        </w:rPr>
        <w:t xml:space="preserve"> </w:t>
      </w:r>
      <w:r>
        <w:rPr>
          <w:color w:val="990000"/>
          <w:sz w:val="20"/>
          <w:szCs w:val="20"/>
        </w:rPr>
        <w:t>(Need to confirm from the business?)</w:t>
      </w:r>
    </w:p>
    <w:p w14:paraId="687EC041" w14:textId="77777777" w:rsidR="0096104C" w:rsidRDefault="00000000">
      <w:pPr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 xml:space="preserve">Asset Serial Number - </w:t>
      </w:r>
      <w:r>
        <w:rPr>
          <w:color w:val="38761D"/>
          <w:sz w:val="20"/>
          <w:szCs w:val="20"/>
        </w:rPr>
        <w:t>Pre filled - last step</w:t>
      </w:r>
    </w:p>
    <w:p w14:paraId="61A26A55" w14:textId="77777777" w:rsidR="0096104C" w:rsidRDefault="00000000">
      <w:pPr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 xml:space="preserve">IoT IMEI No.- </w:t>
      </w:r>
      <w:r>
        <w:rPr>
          <w:color w:val="38761D"/>
          <w:sz w:val="20"/>
          <w:szCs w:val="20"/>
        </w:rPr>
        <w:t>Numerical</w:t>
      </w:r>
    </w:p>
    <w:p w14:paraId="2ED62E39" w14:textId="77777777" w:rsidR="0096104C" w:rsidRDefault="00000000">
      <w:pPr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 xml:space="preserve">Physical condition - </w:t>
      </w:r>
      <w:r>
        <w:rPr>
          <w:color w:val="38761D"/>
          <w:sz w:val="20"/>
          <w:szCs w:val="20"/>
        </w:rPr>
        <w:t>Large text</w:t>
      </w:r>
    </w:p>
    <w:p w14:paraId="69B81766" w14:textId="77777777" w:rsidR="0096104C" w:rsidRDefault="00000000">
      <w:pPr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 xml:space="preserve">Discharging side connector - </w:t>
      </w:r>
      <w:r>
        <w:rPr>
          <w:color w:val="38761D"/>
          <w:sz w:val="20"/>
          <w:szCs w:val="20"/>
        </w:rPr>
        <w:t>Drop down (SB75/SB50)</w:t>
      </w:r>
    </w:p>
    <w:p w14:paraId="566683F6" w14:textId="77777777" w:rsidR="0096104C" w:rsidRDefault="00000000">
      <w:pPr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 xml:space="preserve">Charging side connector - </w:t>
      </w:r>
      <w:r>
        <w:rPr>
          <w:color w:val="38761D"/>
          <w:sz w:val="20"/>
          <w:szCs w:val="20"/>
        </w:rPr>
        <w:t>Drop down (SB75/SB50)</w:t>
      </w:r>
    </w:p>
    <w:p w14:paraId="35E16164" w14:textId="77777777" w:rsidR="0096104C" w:rsidRDefault="00000000">
      <w:pPr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>Productor Sticker -</w:t>
      </w:r>
      <w:r>
        <w:rPr>
          <w:color w:val="38761D"/>
          <w:sz w:val="20"/>
          <w:szCs w:val="20"/>
        </w:rPr>
        <w:t xml:space="preserve"> Dropdown (Available - damage/Available - OK/Unavailable)</w:t>
      </w:r>
    </w:p>
    <w:p w14:paraId="2261F7D2" w14:textId="77777777" w:rsidR="0096104C" w:rsidRDefault="00000000">
      <w:pPr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 xml:space="preserve">Voltage - </w:t>
      </w:r>
      <w:r>
        <w:rPr>
          <w:color w:val="38761D"/>
          <w:sz w:val="20"/>
          <w:szCs w:val="20"/>
        </w:rPr>
        <w:t>Decimal</w:t>
      </w:r>
    </w:p>
    <w:p w14:paraId="236CF980" w14:textId="77777777" w:rsidR="0096104C" w:rsidRDefault="00000000">
      <w:pPr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 xml:space="preserve">SOC - </w:t>
      </w:r>
      <w:r>
        <w:rPr>
          <w:color w:val="38761D"/>
          <w:sz w:val="20"/>
          <w:szCs w:val="20"/>
        </w:rPr>
        <w:t>Number (0-100)</w:t>
      </w:r>
    </w:p>
    <w:p w14:paraId="26AC5E8C" w14:textId="77777777" w:rsidR="0096104C" w:rsidRDefault="00000000">
      <w:pPr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 xml:space="preserve">IoT Last Sync - </w:t>
      </w:r>
      <w:r>
        <w:rPr>
          <w:color w:val="38761D"/>
          <w:sz w:val="20"/>
          <w:szCs w:val="20"/>
        </w:rPr>
        <w:t>Timestamp</w:t>
      </w:r>
    </w:p>
    <w:p w14:paraId="3DB3D96E" w14:textId="77777777" w:rsidR="0096104C" w:rsidRDefault="00000000">
      <w:pPr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 xml:space="preserve">GPS Time Stamp - </w:t>
      </w:r>
      <w:r>
        <w:rPr>
          <w:color w:val="38761D"/>
          <w:sz w:val="20"/>
          <w:szCs w:val="20"/>
        </w:rPr>
        <w:t>Timestamp</w:t>
      </w:r>
    </w:p>
    <w:p w14:paraId="37A9301F" w14:textId="77777777" w:rsidR="0096104C" w:rsidRDefault="00000000">
      <w:pPr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 xml:space="preserve">IOT Status - </w:t>
      </w:r>
      <w:r>
        <w:rPr>
          <w:color w:val="38761D"/>
          <w:sz w:val="20"/>
          <w:szCs w:val="20"/>
        </w:rPr>
        <w:t>Dropdown (Communicating/Not communicating)</w:t>
      </w:r>
    </w:p>
    <w:p w14:paraId="70A7E2F6" w14:textId="77777777" w:rsidR="0096104C" w:rsidRDefault="00000000">
      <w:pPr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 xml:space="preserve">IOT Firmware - </w:t>
      </w:r>
      <w:r>
        <w:rPr>
          <w:color w:val="38761D"/>
          <w:sz w:val="20"/>
          <w:szCs w:val="20"/>
        </w:rPr>
        <w:t>Alphanumeric</w:t>
      </w:r>
    </w:p>
    <w:p w14:paraId="73BADF11" w14:textId="77777777" w:rsidR="0096104C" w:rsidRDefault="00000000">
      <w:pPr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 xml:space="preserve">Lat/Long - </w:t>
      </w:r>
      <w:r>
        <w:rPr>
          <w:color w:val="38761D"/>
          <w:sz w:val="20"/>
          <w:szCs w:val="20"/>
        </w:rPr>
        <w:t>LATLONG</w:t>
      </w:r>
    </w:p>
    <w:p w14:paraId="630C7800" w14:textId="77777777" w:rsidR="0096104C" w:rsidRDefault="00000000">
      <w:pPr>
        <w:numPr>
          <w:ilvl w:val="0"/>
          <w:numId w:val="18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 xml:space="preserve">PDI Status - </w:t>
      </w:r>
      <w:r>
        <w:rPr>
          <w:color w:val="38761D"/>
          <w:sz w:val="20"/>
          <w:szCs w:val="20"/>
        </w:rPr>
        <w:t>Dropdown (Pass/Fail)</w:t>
      </w:r>
    </w:p>
    <w:p w14:paraId="70647655" w14:textId="77777777" w:rsidR="0096104C" w:rsidRDefault="0096104C"/>
    <w:p w14:paraId="591C8F04" w14:textId="77777777" w:rsidR="0096104C" w:rsidRDefault="0096104C"/>
    <w:p w14:paraId="37A77B1F" w14:textId="77777777" w:rsidR="0096104C" w:rsidRDefault="00000000">
      <w:r>
        <w:lastRenderedPageBreak/>
        <w:t>4. itarang place order to OEM for batteries (105 AH, 140 AH, 150 AH, inverter batteries etc) -</w:t>
      </w:r>
    </w:p>
    <w:p w14:paraId="2F2B38F7" w14:textId="77777777" w:rsidR="0096104C" w:rsidRDefault="00000000">
      <w:r>
        <w:rPr>
          <w:i/>
          <w:iCs/>
          <w:color w:val="38761D"/>
          <w:sz w:val="20"/>
          <w:szCs w:val="20"/>
        </w:rPr>
        <w:t xml:space="preserve">Itarang Order Manager, selects the </w:t>
      </w:r>
      <w:r>
        <w:rPr>
          <w:b/>
          <w:bCs/>
          <w:i/>
          <w:iCs/>
          <w:color w:val="38761D"/>
          <w:sz w:val="20"/>
          <w:szCs w:val="20"/>
        </w:rPr>
        <w:t xml:space="preserve">product from </w:t>
      </w:r>
      <w:r>
        <w:rPr>
          <w:i/>
          <w:iCs/>
          <w:color w:val="38761D"/>
          <w:sz w:val="20"/>
          <w:szCs w:val="20"/>
        </w:rPr>
        <w:t>OEM owned Inventory for PDI</w:t>
      </w:r>
      <w:r>
        <w:rPr>
          <w:b/>
          <w:bCs/>
          <w:i/>
          <w:iCs/>
          <w:color w:val="38761D"/>
          <w:sz w:val="20"/>
          <w:szCs w:val="20"/>
        </w:rPr>
        <w:t xml:space="preserve"> and PDI Pass assets</w:t>
      </w:r>
      <w:r>
        <w:rPr>
          <w:i/>
          <w:iCs/>
          <w:color w:val="38761D"/>
          <w:sz w:val="20"/>
          <w:szCs w:val="20"/>
        </w:rPr>
        <w:t xml:space="preserve"> to place the order/ request PI via email/WhatsApp</w:t>
      </w:r>
      <w:r>
        <w:t xml:space="preserve"> </w:t>
      </w:r>
    </w:p>
    <w:p w14:paraId="28353A5E" w14:textId="77777777" w:rsidR="0096104C" w:rsidRDefault="00000000">
      <w:pPr>
        <w:rPr>
          <w:color w:val="990000"/>
          <w:sz w:val="20"/>
          <w:szCs w:val="20"/>
        </w:rPr>
      </w:pPr>
      <w:r>
        <w:rPr>
          <w:color w:val="990000"/>
          <w:sz w:val="20"/>
          <w:szCs w:val="20"/>
        </w:rPr>
        <w:t>Need format from business?</w:t>
      </w:r>
    </w:p>
    <w:p w14:paraId="1D0CEB70" w14:textId="77777777" w:rsidR="0096104C" w:rsidRDefault="00000000">
      <w:pPr>
        <w:rPr>
          <w:i/>
          <w:iCs/>
          <w:color w:val="990000"/>
          <w:sz w:val="20"/>
          <w:szCs w:val="20"/>
        </w:rPr>
      </w:pPr>
      <w:r>
        <w:rPr>
          <w:i/>
          <w:iCs/>
          <w:sz w:val="20"/>
          <w:szCs w:val="20"/>
        </w:rPr>
        <w:t xml:space="preserve">SLA: </w:t>
      </w:r>
      <w:r>
        <w:rPr>
          <w:i/>
          <w:iCs/>
          <w:color w:val="990000"/>
          <w:sz w:val="20"/>
          <w:szCs w:val="20"/>
        </w:rPr>
        <w:t>24 hours from the last step’s completion timestamp?, ​​Auto escalation to “------”</w:t>
      </w:r>
    </w:p>
    <w:p w14:paraId="13B0DF83" w14:textId="77777777" w:rsidR="0096104C" w:rsidRDefault="0096104C">
      <w:pPr>
        <w:rPr>
          <w:color w:val="6D9EEB"/>
        </w:rPr>
      </w:pPr>
    </w:p>
    <w:p w14:paraId="037B646F" w14:textId="77777777" w:rsidR="0096104C" w:rsidRDefault="00000000">
      <w:r>
        <w:t>5. OEM shares PI for the order including product level pricing and GST</w:t>
      </w:r>
    </w:p>
    <w:p w14:paraId="2FC8A083" w14:textId="77777777" w:rsidR="0096104C" w:rsidRDefault="0096104C"/>
    <w:tbl>
      <w:tblPr>
        <w:tblStyle w:val="a1"/>
        <w:tblW w:w="93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5"/>
        <w:gridCol w:w="900"/>
        <w:gridCol w:w="3405"/>
        <w:gridCol w:w="105"/>
        <w:gridCol w:w="840"/>
        <w:gridCol w:w="870"/>
        <w:gridCol w:w="750"/>
        <w:gridCol w:w="975"/>
        <w:gridCol w:w="1155"/>
      </w:tblGrid>
      <w:tr w:rsidR="0096104C" w14:paraId="5BA14B64" w14:textId="77777777">
        <w:trPr>
          <w:trHeight w:val="270"/>
        </w:trPr>
        <w:tc>
          <w:tcPr>
            <w:tcW w:w="4680" w:type="dxa"/>
            <w:gridSpan w:val="3"/>
            <w:vMerge w:val="restart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C27F2E" w14:textId="77777777" w:rsidR="0096104C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20"/>
                <w:szCs w:val="20"/>
              </w:rPr>
              <w:t xml:space="preserve"> </w:t>
            </w:r>
          </w:p>
          <w:p w14:paraId="4695ED63" w14:textId="77777777" w:rsidR="0096104C" w:rsidRDefault="00000000">
            <w:pPr>
              <w:spacing w:before="16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20"/>
                <w:szCs w:val="20"/>
              </w:rPr>
              <w:t xml:space="preserve"> </w:t>
            </w:r>
          </w:p>
          <w:p w14:paraId="00C0DB77" w14:textId="77777777" w:rsidR="0096104C" w:rsidRDefault="00000000">
            <w:pPr>
              <w:spacing w:before="240" w:after="240"/>
              <w:ind w:left="300"/>
              <w:rPr>
                <w:rFonts w:ascii="Times New Roman" w:eastAsia="Times New Roman" w:hAnsi="Times New Roman" w:cs="Times New Roman"/>
                <w:color w:val="4A86E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A86E8"/>
                <w:sz w:val="20"/>
                <w:szCs w:val="20"/>
              </w:rPr>
              <w:drawing>
                <wp:inline distT="114300" distB="114300" distL="114300" distR="114300" wp14:anchorId="2D45B789" wp14:editId="669ED3C4">
                  <wp:extent cx="1498600" cy="977900"/>
                  <wp:effectExtent l="0" t="0" r="0" b="0"/>
                  <wp:docPr id="1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600" cy="977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5" w:type="dxa"/>
            <w:gridSpan w:val="6"/>
            <w:tcBorders>
              <w:top w:val="single" w:sz="11" w:space="0" w:color="000000"/>
              <w:left w:val="single" w:sz="11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B0184F" w14:textId="77777777" w:rsidR="0096104C" w:rsidRDefault="00000000">
            <w:pPr>
              <w:spacing w:line="278" w:lineRule="auto"/>
              <w:ind w:left="180"/>
              <w:jc w:val="center"/>
              <w:rPr>
                <w:b/>
                <w:bCs/>
                <w:color w:val="4A86E8"/>
                <w:sz w:val="25"/>
                <w:szCs w:val="25"/>
              </w:rPr>
            </w:pPr>
            <w:r>
              <w:rPr>
                <w:b/>
                <w:bCs/>
                <w:color w:val="4A86E8"/>
                <w:sz w:val="25"/>
                <w:szCs w:val="25"/>
              </w:rPr>
              <w:t>Trontek Electronics Limited</w:t>
            </w:r>
          </w:p>
        </w:tc>
      </w:tr>
      <w:tr w:rsidR="0096104C" w14:paraId="46F73A75" w14:textId="77777777">
        <w:trPr>
          <w:trHeight w:val="585"/>
        </w:trPr>
        <w:tc>
          <w:tcPr>
            <w:tcW w:w="4680" w:type="dxa"/>
            <w:gridSpan w:val="3"/>
            <w:vMerge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55D6259C" w14:textId="77777777" w:rsidR="0096104C" w:rsidRDefault="0096104C">
            <w:pPr>
              <w:spacing w:before="240" w:after="240"/>
              <w:ind w:left="160"/>
              <w:rPr>
                <w:color w:val="4A86E8"/>
              </w:rPr>
            </w:pPr>
          </w:p>
        </w:tc>
        <w:tc>
          <w:tcPr>
            <w:tcW w:w="4695" w:type="dxa"/>
            <w:gridSpan w:val="6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6DC0F2" w14:textId="77777777" w:rsidR="0096104C" w:rsidRDefault="00000000">
            <w:pPr>
              <w:spacing w:before="240" w:after="240" w:line="198" w:lineRule="auto"/>
              <w:ind w:left="180"/>
              <w:jc w:val="center"/>
              <w:rPr>
                <w:b/>
                <w:bCs/>
                <w:color w:val="4A86E8"/>
                <w:sz w:val="16"/>
                <w:szCs w:val="16"/>
              </w:rPr>
            </w:pPr>
            <w:r>
              <w:rPr>
                <w:b/>
                <w:bCs/>
                <w:color w:val="4A86E8"/>
                <w:sz w:val="16"/>
                <w:szCs w:val="16"/>
              </w:rPr>
              <w:t>Plot No. 459-BA (Part of 459-B, Formerly OS-1)</w:t>
            </w:r>
          </w:p>
          <w:p w14:paraId="748FAD46" w14:textId="77777777" w:rsidR="0096104C" w:rsidRDefault="00000000">
            <w:pPr>
              <w:spacing w:line="169" w:lineRule="auto"/>
              <w:ind w:left="180"/>
              <w:jc w:val="center"/>
              <w:rPr>
                <w:b/>
                <w:bCs/>
                <w:color w:val="4A86E8"/>
                <w:sz w:val="16"/>
                <w:szCs w:val="16"/>
              </w:rPr>
            </w:pPr>
            <w:r>
              <w:rPr>
                <w:b/>
                <w:bCs/>
                <w:color w:val="4A86E8"/>
                <w:sz w:val="16"/>
                <w:szCs w:val="16"/>
              </w:rPr>
              <w:t>Sonipat-131028, Haryana, India</w:t>
            </w:r>
          </w:p>
        </w:tc>
      </w:tr>
      <w:tr w:rsidR="0096104C" w14:paraId="0A671A6B" w14:textId="77777777">
        <w:trPr>
          <w:trHeight w:val="225"/>
        </w:trPr>
        <w:tc>
          <w:tcPr>
            <w:tcW w:w="4680" w:type="dxa"/>
            <w:gridSpan w:val="3"/>
            <w:vMerge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158A873A" w14:textId="77777777" w:rsidR="0096104C" w:rsidRDefault="0096104C">
            <w:pPr>
              <w:spacing w:before="240" w:after="240"/>
              <w:ind w:left="160"/>
              <w:rPr>
                <w:color w:val="4A86E8"/>
              </w:rPr>
            </w:pPr>
          </w:p>
        </w:tc>
        <w:tc>
          <w:tcPr>
            <w:tcW w:w="4695" w:type="dxa"/>
            <w:gridSpan w:val="6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72850C" w14:textId="77777777" w:rsidR="0096104C" w:rsidRDefault="00000000">
            <w:pPr>
              <w:spacing w:before="20"/>
              <w:ind w:left="180"/>
              <w:jc w:val="center"/>
              <w:rPr>
                <w:b/>
                <w:bCs/>
                <w:color w:val="4A86E8"/>
                <w:sz w:val="16"/>
                <w:szCs w:val="16"/>
              </w:rPr>
            </w:pPr>
            <w:r>
              <w:rPr>
                <w:b/>
                <w:bCs/>
                <w:color w:val="4A86E8"/>
                <w:sz w:val="16"/>
                <w:szCs w:val="16"/>
              </w:rPr>
              <w:t>GST No. 06AADCT2013J1ZO</w:t>
            </w:r>
          </w:p>
        </w:tc>
      </w:tr>
      <w:tr w:rsidR="0096104C" w14:paraId="1ABA90CA" w14:textId="77777777">
        <w:trPr>
          <w:trHeight w:val="495"/>
        </w:trPr>
        <w:tc>
          <w:tcPr>
            <w:tcW w:w="4680" w:type="dxa"/>
            <w:gridSpan w:val="3"/>
            <w:vMerge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306D347E" w14:textId="77777777" w:rsidR="0096104C" w:rsidRDefault="0096104C">
            <w:pPr>
              <w:spacing w:before="240" w:after="240"/>
              <w:ind w:left="160"/>
              <w:rPr>
                <w:color w:val="4A86E8"/>
              </w:rPr>
            </w:pPr>
          </w:p>
        </w:tc>
        <w:tc>
          <w:tcPr>
            <w:tcW w:w="4695" w:type="dxa"/>
            <w:gridSpan w:val="6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839366" w14:textId="77777777" w:rsidR="0096104C" w:rsidRDefault="00000000">
            <w:pPr>
              <w:spacing w:before="140"/>
              <w:ind w:left="180"/>
              <w:jc w:val="center"/>
              <w:rPr>
                <w:b/>
                <w:bCs/>
                <w:color w:val="4A86E8"/>
                <w:sz w:val="19"/>
                <w:szCs w:val="19"/>
                <w:u w:val="single"/>
              </w:rPr>
            </w:pPr>
            <w:r>
              <w:rPr>
                <w:b/>
                <w:bCs/>
                <w:color w:val="4A86E8"/>
                <w:sz w:val="19"/>
                <w:szCs w:val="19"/>
                <w:u w:val="single"/>
              </w:rPr>
              <w:t>PROFORMA INVOICE</w:t>
            </w:r>
          </w:p>
        </w:tc>
      </w:tr>
      <w:tr w:rsidR="0096104C" w14:paraId="002A1FB2" w14:textId="77777777">
        <w:trPr>
          <w:trHeight w:val="435"/>
        </w:trPr>
        <w:tc>
          <w:tcPr>
            <w:tcW w:w="4680" w:type="dxa"/>
            <w:gridSpan w:val="3"/>
            <w:vMerge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02515BF8" w14:textId="77777777" w:rsidR="0096104C" w:rsidRDefault="0096104C">
            <w:pPr>
              <w:spacing w:before="240" w:after="240"/>
              <w:ind w:left="160"/>
              <w:rPr>
                <w:color w:val="4A86E8"/>
              </w:rPr>
            </w:pPr>
          </w:p>
        </w:tc>
        <w:tc>
          <w:tcPr>
            <w:tcW w:w="2565" w:type="dxa"/>
            <w:gridSpan w:val="4"/>
            <w:vMerge w:val="restart"/>
            <w:tcBorders>
              <w:top w:val="single" w:sz="5" w:space="0" w:color="000000"/>
              <w:left w:val="single" w:sz="11" w:space="0" w:color="000000"/>
              <w:bottom w:val="single" w:sz="11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41F09F" w14:textId="77777777" w:rsidR="0096104C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6"/>
                <w:szCs w:val="16"/>
              </w:rPr>
              <w:t xml:space="preserve"> 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B8A7BB" w14:textId="77777777" w:rsidR="0096104C" w:rsidRDefault="00000000">
            <w:pPr>
              <w:spacing w:before="20"/>
              <w:ind w:left="200"/>
              <w:rPr>
                <w:b/>
                <w:bCs/>
                <w:color w:val="4A86E8"/>
                <w:sz w:val="16"/>
                <w:szCs w:val="16"/>
              </w:rPr>
            </w:pPr>
            <w:r>
              <w:rPr>
                <w:b/>
                <w:bCs/>
                <w:color w:val="4A86E8"/>
                <w:sz w:val="16"/>
                <w:szCs w:val="16"/>
              </w:rPr>
              <w:t>PI NO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07829B" w14:textId="77777777" w:rsidR="0096104C" w:rsidRDefault="00000000">
            <w:pPr>
              <w:spacing w:before="20"/>
              <w:ind w:left="200"/>
              <w:rPr>
                <w:b/>
                <w:bCs/>
                <w:color w:val="4A86E8"/>
                <w:sz w:val="16"/>
                <w:szCs w:val="16"/>
              </w:rPr>
            </w:pPr>
            <w:r>
              <w:rPr>
                <w:b/>
                <w:bCs/>
                <w:color w:val="4A86E8"/>
                <w:sz w:val="16"/>
                <w:szCs w:val="16"/>
              </w:rPr>
              <w:t>ITLLP/TKHR05012026</w:t>
            </w:r>
          </w:p>
        </w:tc>
      </w:tr>
      <w:tr w:rsidR="0096104C" w14:paraId="489D2D4F" w14:textId="77777777">
        <w:trPr>
          <w:trHeight w:val="240"/>
        </w:trPr>
        <w:tc>
          <w:tcPr>
            <w:tcW w:w="4680" w:type="dxa"/>
            <w:gridSpan w:val="3"/>
            <w:vMerge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6B0EA9A8" w14:textId="77777777" w:rsidR="0096104C" w:rsidRDefault="0096104C">
            <w:pPr>
              <w:spacing w:before="240" w:after="240"/>
              <w:ind w:left="160"/>
              <w:rPr>
                <w:color w:val="4A86E8"/>
              </w:rPr>
            </w:pPr>
          </w:p>
        </w:tc>
        <w:tc>
          <w:tcPr>
            <w:tcW w:w="2565" w:type="dxa"/>
            <w:gridSpan w:val="4"/>
            <w:vMerge/>
            <w:tcBorders>
              <w:top w:val="single" w:sz="11" w:space="0" w:color="000000"/>
              <w:left w:val="single" w:sz="11" w:space="0" w:color="000000"/>
              <w:bottom w:val="single" w:sz="11" w:space="0" w:color="000000"/>
            </w:tcBorders>
          </w:tcPr>
          <w:p w14:paraId="2C8F8280" w14:textId="77777777" w:rsidR="0096104C" w:rsidRDefault="0096104C">
            <w:pPr>
              <w:spacing w:before="240" w:after="240"/>
              <w:ind w:left="160"/>
              <w:rPr>
                <w:color w:val="4A86E8"/>
              </w:rPr>
            </w:pP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8E42F1" w14:textId="77777777" w:rsidR="0096104C" w:rsidRDefault="00000000">
            <w:pPr>
              <w:spacing w:before="20"/>
              <w:ind w:left="200"/>
              <w:rPr>
                <w:b/>
                <w:bCs/>
                <w:color w:val="4A86E8"/>
                <w:sz w:val="16"/>
                <w:szCs w:val="16"/>
              </w:rPr>
            </w:pPr>
            <w:r>
              <w:rPr>
                <w:b/>
                <w:bCs/>
                <w:color w:val="4A86E8"/>
                <w:sz w:val="16"/>
                <w:szCs w:val="16"/>
              </w:rPr>
              <w:t>PI DATE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AAD43F" w14:textId="77777777" w:rsidR="0096104C" w:rsidRDefault="00000000">
            <w:pPr>
              <w:spacing w:before="20"/>
              <w:ind w:left="200"/>
              <w:rPr>
                <w:b/>
                <w:bCs/>
                <w:color w:val="4A86E8"/>
                <w:sz w:val="16"/>
                <w:szCs w:val="16"/>
              </w:rPr>
            </w:pPr>
            <w:r>
              <w:rPr>
                <w:b/>
                <w:bCs/>
                <w:color w:val="4A86E8"/>
                <w:sz w:val="16"/>
                <w:szCs w:val="16"/>
              </w:rPr>
              <w:t>05-01-2026</w:t>
            </w:r>
          </w:p>
        </w:tc>
      </w:tr>
      <w:tr w:rsidR="0096104C" w14:paraId="3711DEEE" w14:textId="77777777">
        <w:trPr>
          <w:trHeight w:val="225"/>
        </w:trPr>
        <w:tc>
          <w:tcPr>
            <w:tcW w:w="4680" w:type="dxa"/>
            <w:gridSpan w:val="3"/>
            <w:vMerge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50E000EC" w14:textId="77777777" w:rsidR="0096104C" w:rsidRDefault="0096104C">
            <w:pPr>
              <w:spacing w:before="240" w:after="240"/>
              <w:ind w:left="160"/>
              <w:rPr>
                <w:color w:val="4A86E8"/>
              </w:rPr>
            </w:pPr>
          </w:p>
        </w:tc>
        <w:tc>
          <w:tcPr>
            <w:tcW w:w="2565" w:type="dxa"/>
            <w:gridSpan w:val="4"/>
            <w:vMerge/>
            <w:tcBorders>
              <w:top w:val="single" w:sz="11" w:space="0" w:color="000000"/>
              <w:left w:val="single" w:sz="11" w:space="0" w:color="000000"/>
              <w:bottom w:val="single" w:sz="11" w:space="0" w:color="000000"/>
            </w:tcBorders>
          </w:tcPr>
          <w:p w14:paraId="3C9033AD" w14:textId="77777777" w:rsidR="0096104C" w:rsidRDefault="0096104C">
            <w:pPr>
              <w:spacing w:before="240" w:after="240"/>
              <w:ind w:left="160"/>
              <w:rPr>
                <w:color w:val="4A86E8"/>
              </w:rPr>
            </w:pP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1B5ACE" w14:textId="77777777" w:rsidR="0096104C" w:rsidRDefault="00000000">
            <w:pPr>
              <w:spacing w:before="60" w:line="165" w:lineRule="auto"/>
              <w:ind w:left="200"/>
              <w:rPr>
                <w:b/>
                <w:bCs/>
                <w:color w:val="4A86E8"/>
                <w:sz w:val="16"/>
                <w:szCs w:val="16"/>
              </w:rPr>
            </w:pPr>
            <w:r>
              <w:rPr>
                <w:b/>
                <w:bCs/>
                <w:color w:val="4A86E8"/>
                <w:sz w:val="16"/>
                <w:szCs w:val="16"/>
              </w:rPr>
              <w:t>PO NUMBER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7733FA" w14:textId="77777777" w:rsidR="0096104C" w:rsidRDefault="00000000">
            <w:pPr>
              <w:spacing w:before="60" w:line="165" w:lineRule="auto"/>
              <w:ind w:left="200"/>
              <w:rPr>
                <w:b/>
                <w:bCs/>
                <w:color w:val="4A86E8"/>
                <w:sz w:val="16"/>
                <w:szCs w:val="16"/>
              </w:rPr>
            </w:pPr>
            <w:r>
              <w:rPr>
                <w:b/>
                <w:bCs/>
                <w:color w:val="4A86E8"/>
                <w:sz w:val="16"/>
                <w:szCs w:val="16"/>
              </w:rPr>
              <w:t>PO DATE</w:t>
            </w:r>
          </w:p>
        </w:tc>
      </w:tr>
      <w:tr w:rsidR="0096104C" w14:paraId="1B94083F" w14:textId="77777777">
        <w:trPr>
          <w:trHeight w:val="435"/>
        </w:trPr>
        <w:tc>
          <w:tcPr>
            <w:tcW w:w="7245" w:type="dxa"/>
            <w:gridSpan w:val="7"/>
            <w:vMerge w:val="restart"/>
            <w:tcBorders>
              <w:top w:val="single" w:sz="11" w:space="0" w:color="000000"/>
              <w:left w:val="single" w:sz="11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A22A86" w14:textId="77777777" w:rsidR="0096104C" w:rsidRDefault="00000000">
            <w:pPr>
              <w:ind w:left="200"/>
              <w:rPr>
                <w:b/>
                <w:bCs/>
                <w:color w:val="4A86E8"/>
                <w:sz w:val="16"/>
                <w:szCs w:val="16"/>
                <w:u w:val="single"/>
              </w:rPr>
            </w:pPr>
            <w:r>
              <w:rPr>
                <w:b/>
                <w:bCs/>
                <w:color w:val="4A86E8"/>
                <w:sz w:val="16"/>
                <w:szCs w:val="16"/>
                <w:u w:val="single"/>
              </w:rPr>
              <w:t>BUYER (Bill To)</w:t>
            </w:r>
          </w:p>
          <w:p w14:paraId="3F463D42" w14:textId="77777777" w:rsidR="0096104C" w:rsidRDefault="00000000">
            <w:pPr>
              <w:spacing w:before="16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6"/>
                <w:szCs w:val="16"/>
              </w:rPr>
              <w:t xml:space="preserve"> </w:t>
            </w:r>
          </w:p>
          <w:p w14:paraId="04A8DA02" w14:textId="77777777" w:rsidR="0096104C" w:rsidRDefault="00000000">
            <w:pPr>
              <w:spacing w:before="240" w:after="240"/>
              <w:ind w:left="200"/>
              <w:rPr>
                <w:b/>
                <w:bCs/>
                <w:color w:val="4A86E8"/>
                <w:sz w:val="15"/>
                <w:szCs w:val="15"/>
              </w:rPr>
            </w:pPr>
            <w:r>
              <w:rPr>
                <w:b/>
                <w:bCs/>
                <w:color w:val="4A86E8"/>
                <w:sz w:val="15"/>
                <w:szCs w:val="15"/>
              </w:rPr>
              <w:t>ITARANG TECHNOLOGIES LLP</w:t>
            </w:r>
          </w:p>
          <w:p w14:paraId="5CC027B6" w14:textId="77777777" w:rsidR="0096104C" w:rsidRDefault="00000000">
            <w:pPr>
              <w:spacing w:line="303" w:lineRule="auto"/>
              <w:ind w:left="200" w:right="3580"/>
              <w:rPr>
                <w:color w:val="4A86E8"/>
                <w:sz w:val="15"/>
                <w:szCs w:val="15"/>
              </w:rPr>
            </w:pPr>
            <w:r>
              <w:rPr>
                <w:color w:val="4A86E8"/>
                <w:sz w:val="15"/>
                <w:szCs w:val="15"/>
              </w:rPr>
              <w:t>First Floor, UNIT NO. 103, Unitech Business Zone, BLOCK B, Sector 50, NIRVANA</w:t>
            </w:r>
          </w:p>
          <w:p w14:paraId="52C058AB" w14:textId="77777777" w:rsidR="0096104C" w:rsidRDefault="00000000">
            <w:pPr>
              <w:spacing w:before="20"/>
              <w:ind w:left="200"/>
              <w:rPr>
                <w:color w:val="4A86E8"/>
                <w:sz w:val="15"/>
                <w:szCs w:val="15"/>
              </w:rPr>
            </w:pPr>
            <w:r>
              <w:rPr>
                <w:color w:val="4A86E8"/>
                <w:sz w:val="15"/>
                <w:szCs w:val="15"/>
              </w:rPr>
              <w:t>COUNTRY, SOUTH CITY - 2, Gurugram, Haryana, 122018</w:t>
            </w:r>
          </w:p>
          <w:p w14:paraId="38167303" w14:textId="77777777" w:rsidR="0096104C" w:rsidRDefault="00000000">
            <w:pPr>
              <w:spacing w:before="40" w:line="164" w:lineRule="auto"/>
              <w:ind w:left="200"/>
              <w:rPr>
                <w:b/>
                <w:bCs/>
                <w:color w:val="4A86E8"/>
                <w:sz w:val="15"/>
                <w:szCs w:val="15"/>
              </w:rPr>
            </w:pPr>
            <w:r>
              <w:rPr>
                <w:b/>
                <w:bCs/>
                <w:color w:val="4A86E8"/>
                <w:sz w:val="15"/>
                <w:szCs w:val="15"/>
              </w:rPr>
              <w:t>GST No. 06AALFI7813E1ZE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46FA3A" w14:textId="77777777" w:rsidR="0096104C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6"/>
                <w:szCs w:val="16"/>
              </w:rPr>
              <w:t xml:space="preserve"> 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FA6F7E" w14:textId="77777777" w:rsidR="0096104C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6"/>
                <w:szCs w:val="16"/>
              </w:rPr>
              <w:t xml:space="preserve"> </w:t>
            </w:r>
          </w:p>
        </w:tc>
      </w:tr>
      <w:tr w:rsidR="0096104C" w14:paraId="5A8C8B6E" w14:textId="77777777">
        <w:trPr>
          <w:trHeight w:val="2535"/>
        </w:trPr>
        <w:tc>
          <w:tcPr>
            <w:tcW w:w="7245" w:type="dxa"/>
            <w:gridSpan w:val="7"/>
            <w:vMerge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11" w:space="0" w:color="000000"/>
            </w:tcBorders>
          </w:tcPr>
          <w:p w14:paraId="190D19B4" w14:textId="77777777" w:rsidR="0096104C" w:rsidRDefault="0096104C">
            <w:pPr>
              <w:spacing w:before="240" w:after="240"/>
              <w:ind w:left="160"/>
              <w:rPr>
                <w:color w:val="4A86E8"/>
              </w:rPr>
            </w:pPr>
          </w:p>
        </w:tc>
        <w:tc>
          <w:tcPr>
            <w:tcW w:w="213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9FC670" w14:textId="77777777" w:rsidR="0096104C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6"/>
                <w:szCs w:val="16"/>
              </w:rPr>
              <w:t xml:space="preserve"> </w:t>
            </w:r>
          </w:p>
        </w:tc>
      </w:tr>
      <w:tr w:rsidR="0096104C" w14:paraId="61EA914E" w14:textId="77777777">
        <w:trPr>
          <w:trHeight w:val="225"/>
        </w:trPr>
        <w:tc>
          <w:tcPr>
            <w:tcW w:w="9375" w:type="dxa"/>
            <w:gridSpan w:val="9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CDE582" w14:textId="77777777" w:rsidR="0096104C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  <w:t xml:space="preserve"> </w:t>
            </w:r>
          </w:p>
        </w:tc>
      </w:tr>
      <w:tr w:rsidR="0096104C" w14:paraId="04DC95A4" w14:textId="77777777">
        <w:trPr>
          <w:trHeight w:val="540"/>
        </w:trPr>
        <w:tc>
          <w:tcPr>
            <w:tcW w:w="4785" w:type="dxa"/>
            <w:gridSpan w:val="4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11" w:space="0" w:color="000000"/>
            </w:tcBorders>
            <w:shd w:val="clear" w:color="auto" w:fill="FAD4B4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D53872" w14:textId="77777777" w:rsidR="0096104C" w:rsidRDefault="00000000">
            <w:pPr>
              <w:spacing w:before="140"/>
              <w:ind w:left="1300"/>
              <w:rPr>
                <w:b/>
                <w:bCs/>
                <w:color w:val="4A86E8"/>
                <w:sz w:val="16"/>
                <w:szCs w:val="16"/>
              </w:rPr>
            </w:pPr>
            <w:r>
              <w:rPr>
                <w:b/>
                <w:bCs/>
                <w:color w:val="4A86E8"/>
                <w:sz w:val="16"/>
                <w:szCs w:val="16"/>
              </w:rPr>
              <w:t>PART NO. And DESCRIPTION</w:t>
            </w:r>
          </w:p>
        </w:tc>
        <w:tc>
          <w:tcPr>
            <w:tcW w:w="8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AD4B4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E368D2" w14:textId="77777777" w:rsidR="0096104C" w:rsidRDefault="00000000">
            <w:pPr>
              <w:spacing w:before="140"/>
              <w:ind w:right="20"/>
              <w:jc w:val="center"/>
              <w:rPr>
                <w:b/>
                <w:bCs/>
                <w:color w:val="4A86E8"/>
                <w:sz w:val="16"/>
                <w:szCs w:val="16"/>
              </w:rPr>
            </w:pPr>
            <w:r>
              <w:rPr>
                <w:b/>
                <w:bCs/>
                <w:color w:val="4A86E8"/>
                <w:sz w:val="16"/>
                <w:szCs w:val="16"/>
              </w:rPr>
              <w:t>Tax %</w:t>
            </w:r>
          </w:p>
        </w:tc>
        <w:tc>
          <w:tcPr>
            <w:tcW w:w="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AD4B4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39206C" w14:textId="77777777" w:rsidR="0096104C" w:rsidRDefault="00000000">
            <w:pPr>
              <w:spacing w:before="140"/>
              <w:jc w:val="center"/>
              <w:rPr>
                <w:b/>
                <w:bCs/>
                <w:color w:val="4A86E8"/>
                <w:sz w:val="16"/>
                <w:szCs w:val="16"/>
              </w:rPr>
            </w:pPr>
            <w:r>
              <w:rPr>
                <w:b/>
                <w:bCs/>
                <w:color w:val="4A86E8"/>
                <w:sz w:val="16"/>
                <w:szCs w:val="16"/>
              </w:rPr>
              <w:t>UoM</w:t>
            </w:r>
          </w:p>
        </w:tc>
        <w:tc>
          <w:tcPr>
            <w:tcW w:w="7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AD4B4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9DAACC" w14:textId="77777777" w:rsidR="0096104C" w:rsidRDefault="00000000">
            <w:pPr>
              <w:spacing w:before="140"/>
              <w:jc w:val="center"/>
              <w:rPr>
                <w:b/>
                <w:bCs/>
                <w:color w:val="4A86E8"/>
                <w:sz w:val="16"/>
                <w:szCs w:val="16"/>
              </w:rPr>
            </w:pPr>
            <w:r>
              <w:rPr>
                <w:b/>
                <w:bCs/>
                <w:color w:val="4A86E8"/>
                <w:sz w:val="16"/>
                <w:szCs w:val="16"/>
              </w:rPr>
              <w:t>Qty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AD4B4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AE2C9A" w14:textId="77777777" w:rsidR="0096104C" w:rsidRDefault="00000000">
            <w:pPr>
              <w:spacing w:before="140"/>
              <w:jc w:val="center"/>
              <w:rPr>
                <w:b/>
                <w:bCs/>
                <w:color w:val="4A86E8"/>
                <w:sz w:val="16"/>
                <w:szCs w:val="16"/>
              </w:rPr>
            </w:pPr>
            <w:r>
              <w:rPr>
                <w:b/>
                <w:bCs/>
                <w:color w:val="4A86E8"/>
                <w:sz w:val="16"/>
                <w:szCs w:val="16"/>
              </w:rPr>
              <w:t>UNIT PRICE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shd w:val="clear" w:color="auto" w:fill="FAD4B4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F1D748" w14:textId="77777777" w:rsidR="0096104C" w:rsidRDefault="00000000">
            <w:pPr>
              <w:spacing w:before="140"/>
              <w:ind w:right="20"/>
              <w:jc w:val="center"/>
              <w:rPr>
                <w:b/>
                <w:bCs/>
                <w:color w:val="4A86E8"/>
                <w:sz w:val="16"/>
                <w:szCs w:val="16"/>
              </w:rPr>
            </w:pPr>
            <w:r>
              <w:rPr>
                <w:b/>
                <w:bCs/>
                <w:color w:val="4A86E8"/>
                <w:sz w:val="16"/>
                <w:szCs w:val="16"/>
              </w:rPr>
              <w:t>AMOUNT</w:t>
            </w:r>
          </w:p>
        </w:tc>
      </w:tr>
      <w:tr w:rsidR="0096104C" w14:paraId="7D606A43" w14:textId="77777777">
        <w:trPr>
          <w:trHeight w:val="360"/>
        </w:trPr>
        <w:tc>
          <w:tcPr>
            <w:tcW w:w="375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6555B3" w14:textId="77777777" w:rsidR="0096104C" w:rsidRDefault="00000000">
            <w:pPr>
              <w:spacing w:line="201" w:lineRule="auto"/>
              <w:jc w:val="center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1.</w:t>
            </w:r>
          </w:p>
        </w:tc>
        <w:tc>
          <w:tcPr>
            <w:tcW w:w="441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957271" w14:textId="77777777" w:rsidR="0096104C" w:rsidRDefault="00000000">
            <w:pPr>
              <w:spacing w:before="40" w:line="164" w:lineRule="auto"/>
              <w:rPr>
                <w:color w:val="4A86E8"/>
                <w:sz w:val="15"/>
                <w:szCs w:val="15"/>
              </w:rPr>
            </w:pPr>
            <w:r>
              <w:rPr>
                <w:color w:val="4A86E8"/>
                <w:sz w:val="15"/>
                <w:szCs w:val="15"/>
              </w:rPr>
              <w:t>Lithium Battery Pack 51V 105Ah IOT</w:t>
            </w:r>
          </w:p>
        </w:tc>
        <w:tc>
          <w:tcPr>
            <w:tcW w:w="8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543EA8" w14:textId="77777777" w:rsidR="0096104C" w:rsidRDefault="00000000">
            <w:pPr>
              <w:spacing w:line="201" w:lineRule="auto"/>
              <w:ind w:left="180"/>
              <w:jc w:val="center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18%</w:t>
            </w:r>
          </w:p>
        </w:tc>
        <w:tc>
          <w:tcPr>
            <w:tcW w:w="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F47232" w14:textId="77777777" w:rsidR="0096104C" w:rsidRDefault="00000000">
            <w:pPr>
              <w:spacing w:line="201" w:lineRule="auto"/>
              <w:ind w:left="160"/>
              <w:jc w:val="center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NOS.</w:t>
            </w:r>
          </w:p>
        </w:tc>
        <w:tc>
          <w:tcPr>
            <w:tcW w:w="7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CDC6B9" w14:textId="77777777" w:rsidR="0096104C" w:rsidRDefault="00000000">
            <w:pPr>
              <w:spacing w:line="201" w:lineRule="auto"/>
              <w:ind w:left="220" w:right="40"/>
              <w:jc w:val="center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2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4D89E4" w14:textId="77777777" w:rsidR="0096104C" w:rsidRDefault="00000000">
            <w:pPr>
              <w:spacing w:line="201" w:lineRule="auto"/>
              <w:ind w:left="160"/>
              <w:jc w:val="center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38,000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AFABD8" w14:textId="77777777" w:rsidR="0096104C" w:rsidRDefault="00000000">
            <w:pPr>
              <w:spacing w:line="201" w:lineRule="auto"/>
              <w:ind w:left="160" w:right="20"/>
              <w:jc w:val="right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76,000.00</w:t>
            </w:r>
          </w:p>
        </w:tc>
      </w:tr>
      <w:tr w:rsidR="0096104C" w14:paraId="540D7305" w14:textId="77777777">
        <w:trPr>
          <w:trHeight w:val="210"/>
        </w:trPr>
        <w:tc>
          <w:tcPr>
            <w:tcW w:w="375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D982A6" w14:textId="77777777" w:rsidR="0096104C" w:rsidRDefault="00000000">
            <w:pPr>
              <w:spacing w:line="201" w:lineRule="auto"/>
              <w:jc w:val="center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2.</w:t>
            </w:r>
          </w:p>
        </w:tc>
        <w:tc>
          <w:tcPr>
            <w:tcW w:w="441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761351" w14:textId="77777777" w:rsidR="0096104C" w:rsidRDefault="00000000">
            <w:pPr>
              <w:spacing w:before="20"/>
              <w:rPr>
                <w:color w:val="4A86E8"/>
                <w:sz w:val="15"/>
                <w:szCs w:val="15"/>
              </w:rPr>
            </w:pPr>
            <w:r>
              <w:rPr>
                <w:color w:val="4A86E8"/>
                <w:sz w:val="15"/>
                <w:szCs w:val="15"/>
              </w:rPr>
              <w:t>LCD Display</w:t>
            </w:r>
          </w:p>
        </w:tc>
        <w:tc>
          <w:tcPr>
            <w:tcW w:w="8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CFCB63" w14:textId="77777777" w:rsidR="0096104C" w:rsidRDefault="00000000">
            <w:pPr>
              <w:spacing w:line="201" w:lineRule="auto"/>
              <w:ind w:left="180"/>
              <w:jc w:val="center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18%</w:t>
            </w:r>
          </w:p>
        </w:tc>
        <w:tc>
          <w:tcPr>
            <w:tcW w:w="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BA8150" w14:textId="77777777" w:rsidR="0096104C" w:rsidRDefault="00000000">
            <w:pPr>
              <w:spacing w:line="201" w:lineRule="auto"/>
              <w:ind w:left="160"/>
              <w:jc w:val="center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NOS.</w:t>
            </w:r>
          </w:p>
        </w:tc>
        <w:tc>
          <w:tcPr>
            <w:tcW w:w="7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FFA691" w14:textId="77777777" w:rsidR="0096104C" w:rsidRDefault="00000000">
            <w:pPr>
              <w:spacing w:line="201" w:lineRule="auto"/>
              <w:ind w:left="220" w:right="40"/>
              <w:jc w:val="center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2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A5CD9C" w14:textId="77777777" w:rsidR="0096104C" w:rsidRDefault="00000000">
            <w:pPr>
              <w:spacing w:line="201" w:lineRule="auto"/>
              <w:ind w:left="160"/>
              <w:jc w:val="center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500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CDB7B5" w14:textId="77777777" w:rsidR="0096104C" w:rsidRDefault="00000000">
            <w:pPr>
              <w:spacing w:line="201" w:lineRule="auto"/>
              <w:ind w:left="160" w:right="20"/>
              <w:jc w:val="right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1,000.00</w:t>
            </w:r>
          </w:p>
        </w:tc>
      </w:tr>
      <w:tr w:rsidR="0096104C" w14:paraId="161A7E44" w14:textId="77777777">
        <w:trPr>
          <w:trHeight w:val="210"/>
        </w:trPr>
        <w:tc>
          <w:tcPr>
            <w:tcW w:w="375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025F9C" w14:textId="77777777" w:rsidR="0096104C" w:rsidRDefault="00000000">
            <w:pPr>
              <w:spacing w:line="201" w:lineRule="auto"/>
              <w:jc w:val="center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3.</w:t>
            </w:r>
          </w:p>
        </w:tc>
        <w:tc>
          <w:tcPr>
            <w:tcW w:w="441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1AA084" w14:textId="77777777" w:rsidR="0096104C" w:rsidRDefault="00000000">
            <w:pPr>
              <w:spacing w:before="240" w:after="240"/>
              <w:rPr>
                <w:color w:val="4A86E8"/>
                <w:sz w:val="15"/>
                <w:szCs w:val="15"/>
              </w:rPr>
            </w:pPr>
            <w:r>
              <w:rPr>
                <w:color w:val="4A86E8"/>
                <w:sz w:val="15"/>
                <w:szCs w:val="15"/>
              </w:rPr>
              <w:t>Sb 50 (1.5 Mtr)</w:t>
            </w:r>
          </w:p>
        </w:tc>
        <w:tc>
          <w:tcPr>
            <w:tcW w:w="8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8CAE4F" w14:textId="77777777" w:rsidR="0096104C" w:rsidRDefault="00000000">
            <w:pPr>
              <w:spacing w:line="201" w:lineRule="auto"/>
              <w:ind w:left="180"/>
              <w:jc w:val="center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18%</w:t>
            </w:r>
          </w:p>
        </w:tc>
        <w:tc>
          <w:tcPr>
            <w:tcW w:w="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7FC0B" w14:textId="77777777" w:rsidR="0096104C" w:rsidRDefault="00000000">
            <w:pPr>
              <w:spacing w:line="201" w:lineRule="auto"/>
              <w:ind w:left="160"/>
              <w:jc w:val="center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NOS.</w:t>
            </w:r>
          </w:p>
        </w:tc>
        <w:tc>
          <w:tcPr>
            <w:tcW w:w="7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5D08AF" w14:textId="77777777" w:rsidR="0096104C" w:rsidRDefault="00000000">
            <w:pPr>
              <w:spacing w:line="201" w:lineRule="auto"/>
              <w:ind w:left="220" w:right="40"/>
              <w:jc w:val="center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2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2327D8" w14:textId="77777777" w:rsidR="0096104C" w:rsidRDefault="00000000">
            <w:pPr>
              <w:spacing w:line="201" w:lineRule="auto"/>
              <w:ind w:left="160"/>
              <w:jc w:val="center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600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BC767D" w14:textId="77777777" w:rsidR="0096104C" w:rsidRDefault="00000000">
            <w:pPr>
              <w:spacing w:line="201" w:lineRule="auto"/>
              <w:ind w:left="160" w:right="20"/>
              <w:jc w:val="right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1,200.00</w:t>
            </w:r>
          </w:p>
        </w:tc>
      </w:tr>
      <w:tr w:rsidR="0096104C" w14:paraId="748333F4" w14:textId="77777777">
        <w:trPr>
          <w:trHeight w:val="210"/>
        </w:trPr>
        <w:tc>
          <w:tcPr>
            <w:tcW w:w="375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6ABCEA" w14:textId="77777777" w:rsidR="0096104C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  <w:lastRenderedPageBreak/>
              <w:t xml:space="preserve"> </w:t>
            </w:r>
          </w:p>
        </w:tc>
        <w:tc>
          <w:tcPr>
            <w:tcW w:w="441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DE180D" w14:textId="77777777" w:rsidR="0096104C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  <w:t xml:space="preserve"> </w:t>
            </w:r>
          </w:p>
        </w:tc>
        <w:tc>
          <w:tcPr>
            <w:tcW w:w="8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4D89A8" w14:textId="77777777" w:rsidR="0096104C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  <w:t xml:space="preserve"> </w:t>
            </w:r>
          </w:p>
        </w:tc>
        <w:tc>
          <w:tcPr>
            <w:tcW w:w="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A6D131" w14:textId="77777777" w:rsidR="0096104C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  <w:t xml:space="preserve"> </w:t>
            </w:r>
          </w:p>
        </w:tc>
        <w:tc>
          <w:tcPr>
            <w:tcW w:w="7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B41280" w14:textId="77777777" w:rsidR="0096104C" w:rsidRDefault="00000000">
            <w:pPr>
              <w:spacing w:line="201" w:lineRule="auto"/>
              <w:ind w:right="40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Basic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36A033" w14:textId="77777777" w:rsidR="0096104C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  <w:t xml:space="preserve"> 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ACAD5A" w14:textId="77777777" w:rsidR="0096104C" w:rsidRDefault="00000000">
            <w:pPr>
              <w:spacing w:line="201" w:lineRule="auto"/>
              <w:ind w:right="20"/>
              <w:jc w:val="center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78,200.00</w:t>
            </w:r>
          </w:p>
        </w:tc>
      </w:tr>
      <w:tr w:rsidR="0096104C" w14:paraId="1E124804" w14:textId="77777777">
        <w:trPr>
          <w:trHeight w:val="210"/>
        </w:trPr>
        <w:tc>
          <w:tcPr>
            <w:tcW w:w="375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6D04CF" w14:textId="77777777" w:rsidR="0096104C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  <w:t xml:space="preserve"> </w:t>
            </w:r>
          </w:p>
        </w:tc>
        <w:tc>
          <w:tcPr>
            <w:tcW w:w="441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5E6C11" w14:textId="77777777" w:rsidR="0096104C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  <w:t xml:space="preserve"> </w:t>
            </w:r>
          </w:p>
        </w:tc>
        <w:tc>
          <w:tcPr>
            <w:tcW w:w="8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648D1B" w14:textId="77777777" w:rsidR="0096104C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  <w:t xml:space="preserve"> </w:t>
            </w:r>
          </w:p>
        </w:tc>
        <w:tc>
          <w:tcPr>
            <w:tcW w:w="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864936" w14:textId="77777777" w:rsidR="0096104C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  <w:t xml:space="preserve"> </w:t>
            </w:r>
          </w:p>
        </w:tc>
        <w:tc>
          <w:tcPr>
            <w:tcW w:w="7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B34E98" w14:textId="77777777" w:rsidR="0096104C" w:rsidRDefault="00000000">
            <w:pPr>
              <w:spacing w:line="201" w:lineRule="auto"/>
              <w:ind w:right="60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GST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DAFCFA" w14:textId="77777777" w:rsidR="0096104C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  <w:t xml:space="preserve"> 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27E1E8" w14:textId="77777777" w:rsidR="0096104C" w:rsidRDefault="00000000">
            <w:pPr>
              <w:spacing w:line="201" w:lineRule="auto"/>
              <w:ind w:right="20"/>
              <w:jc w:val="center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14,076.00</w:t>
            </w:r>
          </w:p>
        </w:tc>
      </w:tr>
      <w:tr w:rsidR="0096104C" w14:paraId="7EB6548C" w14:textId="77777777">
        <w:trPr>
          <w:trHeight w:val="210"/>
        </w:trPr>
        <w:tc>
          <w:tcPr>
            <w:tcW w:w="375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6186E9" w14:textId="77777777" w:rsidR="0096104C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  <w:t xml:space="preserve"> </w:t>
            </w:r>
          </w:p>
        </w:tc>
        <w:tc>
          <w:tcPr>
            <w:tcW w:w="441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818118" w14:textId="77777777" w:rsidR="0096104C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  <w:t xml:space="preserve"> </w:t>
            </w:r>
          </w:p>
        </w:tc>
        <w:tc>
          <w:tcPr>
            <w:tcW w:w="8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425781" w14:textId="77777777" w:rsidR="0096104C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  <w:t xml:space="preserve"> </w:t>
            </w:r>
          </w:p>
        </w:tc>
        <w:tc>
          <w:tcPr>
            <w:tcW w:w="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23A4E9" w14:textId="77777777" w:rsidR="0096104C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  <w:t xml:space="preserve"> </w:t>
            </w:r>
          </w:p>
        </w:tc>
        <w:tc>
          <w:tcPr>
            <w:tcW w:w="7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7A6F8F" w14:textId="77777777" w:rsidR="0096104C" w:rsidRDefault="00000000">
            <w:pPr>
              <w:spacing w:line="201" w:lineRule="auto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Round Off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16B6E2" w14:textId="77777777" w:rsidR="0096104C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  <w:t xml:space="preserve"> 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72F88F" w14:textId="77777777" w:rsidR="0096104C" w:rsidRDefault="00000000">
            <w:pPr>
              <w:spacing w:line="201" w:lineRule="auto"/>
              <w:ind w:right="20"/>
              <w:jc w:val="center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0.00</w:t>
            </w:r>
          </w:p>
        </w:tc>
      </w:tr>
      <w:tr w:rsidR="0096104C" w14:paraId="7C5ACCC9" w14:textId="77777777">
        <w:trPr>
          <w:trHeight w:val="210"/>
        </w:trPr>
        <w:tc>
          <w:tcPr>
            <w:tcW w:w="375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shd w:val="clear" w:color="auto" w:fill="FAD4B4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D66D74" w14:textId="77777777" w:rsidR="0096104C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  <w:t xml:space="preserve"> </w:t>
            </w:r>
          </w:p>
        </w:tc>
        <w:tc>
          <w:tcPr>
            <w:tcW w:w="441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AD4B4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31D8E0" w14:textId="77777777" w:rsidR="0096104C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  <w:t xml:space="preserve"> </w:t>
            </w:r>
          </w:p>
        </w:tc>
        <w:tc>
          <w:tcPr>
            <w:tcW w:w="8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AD4B4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59EC21" w14:textId="77777777" w:rsidR="0096104C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  <w:t xml:space="preserve"> </w:t>
            </w:r>
          </w:p>
        </w:tc>
        <w:tc>
          <w:tcPr>
            <w:tcW w:w="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AD4B4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C49743" w14:textId="77777777" w:rsidR="0096104C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  <w:t xml:space="preserve"> </w:t>
            </w:r>
          </w:p>
        </w:tc>
        <w:tc>
          <w:tcPr>
            <w:tcW w:w="7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AD4B4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EBC70D" w14:textId="77777777" w:rsidR="0096104C" w:rsidRDefault="00000000">
            <w:pPr>
              <w:spacing w:line="201" w:lineRule="auto"/>
              <w:rPr>
                <w:b/>
                <w:bCs/>
                <w:color w:val="4A86E8"/>
                <w:sz w:val="16"/>
                <w:szCs w:val="16"/>
              </w:rPr>
            </w:pPr>
            <w:r>
              <w:rPr>
                <w:b/>
                <w:bCs/>
                <w:color w:val="4A86E8"/>
                <w:sz w:val="16"/>
                <w:szCs w:val="16"/>
              </w:rPr>
              <w:t>TOTAL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AD4B4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3FEBCD" w14:textId="77777777" w:rsidR="0096104C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  <w:t xml:space="preserve"> 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shd w:val="clear" w:color="auto" w:fill="FAD4B4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460C83" w14:textId="77777777" w:rsidR="0096104C" w:rsidRDefault="00000000">
            <w:pPr>
              <w:spacing w:line="201" w:lineRule="auto"/>
              <w:ind w:right="20"/>
              <w:jc w:val="center"/>
              <w:rPr>
                <w:b/>
                <w:bCs/>
                <w:color w:val="4A86E8"/>
                <w:sz w:val="16"/>
                <w:szCs w:val="16"/>
              </w:rPr>
            </w:pPr>
            <w:r>
              <w:rPr>
                <w:b/>
                <w:bCs/>
                <w:color w:val="4A86E8"/>
                <w:sz w:val="16"/>
                <w:szCs w:val="16"/>
              </w:rPr>
              <w:t>92,276.00</w:t>
            </w:r>
          </w:p>
        </w:tc>
      </w:tr>
      <w:tr w:rsidR="0096104C" w14:paraId="40372BC4" w14:textId="77777777">
        <w:trPr>
          <w:trHeight w:val="330"/>
        </w:trPr>
        <w:tc>
          <w:tcPr>
            <w:tcW w:w="9375" w:type="dxa"/>
            <w:gridSpan w:val="9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6F3AFF" w14:textId="77777777" w:rsidR="0096104C" w:rsidRDefault="00000000">
            <w:pPr>
              <w:spacing w:before="60"/>
              <w:ind w:left="240"/>
              <w:rPr>
                <w:b/>
                <w:bCs/>
                <w:color w:val="4A86E8"/>
                <w:sz w:val="16"/>
                <w:szCs w:val="16"/>
              </w:rPr>
            </w:pPr>
            <w:r>
              <w:rPr>
                <w:b/>
                <w:bCs/>
                <w:color w:val="4A86E8"/>
                <w:sz w:val="16"/>
                <w:szCs w:val="16"/>
              </w:rPr>
              <w:t>Say INR - Ninety Two Thousand Two Hundred and Seventy Six Only</w:t>
            </w:r>
          </w:p>
        </w:tc>
      </w:tr>
      <w:tr w:rsidR="0096104C" w14:paraId="7CA7994F" w14:textId="77777777">
        <w:trPr>
          <w:trHeight w:val="285"/>
        </w:trPr>
        <w:tc>
          <w:tcPr>
            <w:tcW w:w="375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96E3F5" w14:textId="77777777" w:rsidR="0096104C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6"/>
                <w:szCs w:val="16"/>
              </w:rPr>
              <w:t xml:space="preserve"> </w:t>
            </w:r>
          </w:p>
        </w:tc>
        <w:tc>
          <w:tcPr>
            <w:tcW w:w="6120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B3FB1A" w14:textId="77777777" w:rsidR="0096104C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6"/>
                <w:szCs w:val="16"/>
              </w:rPr>
              <w:t xml:space="preserve"> </w:t>
            </w:r>
          </w:p>
        </w:tc>
        <w:tc>
          <w:tcPr>
            <w:tcW w:w="7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B51120" w14:textId="77777777" w:rsidR="0096104C" w:rsidRDefault="00000000">
            <w:pPr>
              <w:spacing w:before="40"/>
              <w:ind w:left="200"/>
              <w:rPr>
                <w:b/>
                <w:bCs/>
                <w:color w:val="4A86E8"/>
                <w:sz w:val="16"/>
                <w:szCs w:val="16"/>
              </w:rPr>
            </w:pPr>
            <w:r>
              <w:rPr>
                <w:b/>
                <w:bCs/>
                <w:color w:val="4A86E8"/>
                <w:sz w:val="16"/>
                <w:szCs w:val="16"/>
              </w:rPr>
              <w:t>Taxable Value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5EDC0D" w14:textId="77777777" w:rsidR="0096104C" w:rsidRDefault="00000000">
            <w:pPr>
              <w:spacing w:before="40"/>
              <w:ind w:left="200"/>
              <w:rPr>
                <w:b/>
                <w:bCs/>
                <w:color w:val="4A86E8"/>
                <w:sz w:val="16"/>
                <w:szCs w:val="16"/>
              </w:rPr>
            </w:pPr>
            <w:r>
              <w:rPr>
                <w:b/>
                <w:bCs/>
                <w:color w:val="4A86E8"/>
                <w:sz w:val="16"/>
                <w:szCs w:val="16"/>
              </w:rPr>
              <w:t>Tax %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2CE059" w14:textId="77777777" w:rsidR="0096104C" w:rsidRDefault="00000000">
            <w:pPr>
              <w:spacing w:before="40"/>
              <w:ind w:left="200"/>
              <w:rPr>
                <w:b/>
                <w:bCs/>
                <w:color w:val="4A86E8"/>
                <w:sz w:val="16"/>
                <w:szCs w:val="16"/>
              </w:rPr>
            </w:pPr>
            <w:r>
              <w:rPr>
                <w:b/>
                <w:bCs/>
                <w:color w:val="4A86E8"/>
                <w:sz w:val="16"/>
                <w:szCs w:val="16"/>
              </w:rPr>
              <w:t>Tax Amount</w:t>
            </w:r>
          </w:p>
        </w:tc>
      </w:tr>
      <w:tr w:rsidR="0096104C" w14:paraId="1C136F64" w14:textId="77777777">
        <w:trPr>
          <w:trHeight w:val="285"/>
        </w:trPr>
        <w:tc>
          <w:tcPr>
            <w:tcW w:w="375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B169E1" w14:textId="77777777" w:rsidR="0096104C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6"/>
                <w:szCs w:val="16"/>
              </w:rPr>
              <w:t xml:space="preserve"> </w:t>
            </w:r>
          </w:p>
        </w:tc>
        <w:tc>
          <w:tcPr>
            <w:tcW w:w="6120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37B214" w14:textId="77777777" w:rsidR="0096104C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6"/>
                <w:szCs w:val="16"/>
              </w:rPr>
              <w:t xml:space="preserve"> </w:t>
            </w:r>
          </w:p>
        </w:tc>
        <w:tc>
          <w:tcPr>
            <w:tcW w:w="7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B7A533" w14:textId="77777777" w:rsidR="0096104C" w:rsidRDefault="00000000">
            <w:pPr>
              <w:spacing w:before="40"/>
              <w:ind w:left="200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78,200.00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4959A3" w14:textId="77777777" w:rsidR="0096104C" w:rsidRDefault="00000000">
            <w:pPr>
              <w:spacing w:before="40"/>
              <w:ind w:left="200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18%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00A052" w14:textId="77777777" w:rsidR="0096104C" w:rsidRDefault="00000000">
            <w:pPr>
              <w:spacing w:before="40"/>
              <w:ind w:left="200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14,076.00</w:t>
            </w:r>
          </w:p>
        </w:tc>
      </w:tr>
      <w:tr w:rsidR="0096104C" w14:paraId="0F091015" w14:textId="77777777">
        <w:trPr>
          <w:trHeight w:val="285"/>
        </w:trPr>
        <w:tc>
          <w:tcPr>
            <w:tcW w:w="375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A4FDB6" w14:textId="77777777" w:rsidR="0096104C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6"/>
                <w:szCs w:val="16"/>
              </w:rPr>
              <w:t xml:space="preserve"> </w:t>
            </w:r>
          </w:p>
        </w:tc>
        <w:tc>
          <w:tcPr>
            <w:tcW w:w="6120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A5F34D" w14:textId="77777777" w:rsidR="0096104C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6"/>
                <w:szCs w:val="16"/>
              </w:rPr>
              <w:t xml:space="preserve"> </w:t>
            </w:r>
          </w:p>
        </w:tc>
        <w:tc>
          <w:tcPr>
            <w:tcW w:w="7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73B60D" w14:textId="77777777" w:rsidR="0096104C" w:rsidRDefault="00000000">
            <w:pPr>
              <w:spacing w:before="40"/>
              <w:ind w:left="200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78,200.00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1BEBD6" w14:textId="77777777" w:rsidR="0096104C" w:rsidRDefault="00000000">
            <w:pPr>
              <w:spacing w:before="40"/>
              <w:ind w:left="200"/>
              <w:rPr>
                <w:b/>
                <w:bCs/>
                <w:color w:val="4A86E8"/>
                <w:sz w:val="16"/>
                <w:szCs w:val="16"/>
              </w:rPr>
            </w:pPr>
            <w:r>
              <w:rPr>
                <w:b/>
                <w:bCs/>
                <w:color w:val="4A86E8"/>
                <w:sz w:val="16"/>
                <w:szCs w:val="16"/>
              </w:rPr>
              <w:t>Total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3345CA" w14:textId="77777777" w:rsidR="0096104C" w:rsidRDefault="00000000">
            <w:pPr>
              <w:spacing w:before="40"/>
              <w:ind w:left="200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14,076.00</w:t>
            </w:r>
          </w:p>
        </w:tc>
      </w:tr>
      <w:tr w:rsidR="0096104C" w14:paraId="33204DBA" w14:textId="77777777">
        <w:trPr>
          <w:trHeight w:val="465"/>
        </w:trPr>
        <w:tc>
          <w:tcPr>
            <w:tcW w:w="1275" w:type="dxa"/>
            <w:gridSpan w:val="2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BAA3DC" w14:textId="77777777" w:rsidR="0096104C" w:rsidRDefault="00000000">
            <w:pPr>
              <w:spacing w:before="140"/>
              <w:ind w:left="200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1.PAYMENT TERMS</w:t>
            </w:r>
          </w:p>
        </w:tc>
        <w:tc>
          <w:tcPr>
            <w:tcW w:w="8100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2D0B89" w14:textId="77777777" w:rsidR="0096104C" w:rsidRDefault="00000000">
            <w:pPr>
              <w:spacing w:before="140"/>
              <w:ind w:left="200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100% Advance</w:t>
            </w:r>
          </w:p>
        </w:tc>
      </w:tr>
      <w:tr w:rsidR="0096104C" w14:paraId="52BE0BA0" w14:textId="77777777">
        <w:trPr>
          <w:trHeight w:val="450"/>
        </w:trPr>
        <w:tc>
          <w:tcPr>
            <w:tcW w:w="1275" w:type="dxa"/>
            <w:gridSpan w:val="2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52B2EE" w14:textId="77777777" w:rsidR="0096104C" w:rsidRDefault="00000000">
            <w:pPr>
              <w:spacing w:before="140"/>
              <w:ind w:left="200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2.TAXES</w:t>
            </w:r>
          </w:p>
        </w:tc>
        <w:tc>
          <w:tcPr>
            <w:tcW w:w="8100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A756E9" w14:textId="77777777" w:rsidR="0096104C" w:rsidRDefault="00000000">
            <w:pPr>
              <w:spacing w:before="140"/>
              <w:ind w:left="200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Inclusive</w:t>
            </w:r>
          </w:p>
        </w:tc>
      </w:tr>
      <w:tr w:rsidR="0096104C" w14:paraId="42ACCAA6" w14:textId="77777777">
        <w:trPr>
          <w:trHeight w:val="450"/>
        </w:trPr>
        <w:tc>
          <w:tcPr>
            <w:tcW w:w="1275" w:type="dxa"/>
            <w:gridSpan w:val="2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D0D104" w14:textId="77777777" w:rsidR="0096104C" w:rsidRDefault="00000000">
            <w:pPr>
              <w:spacing w:before="140"/>
              <w:ind w:left="200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3.WARRANTY</w:t>
            </w:r>
          </w:p>
        </w:tc>
        <w:tc>
          <w:tcPr>
            <w:tcW w:w="8100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EF62C3" w14:textId="77777777" w:rsidR="0096104C" w:rsidRDefault="00000000">
            <w:pPr>
              <w:spacing w:before="140"/>
              <w:ind w:left="200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Refer Warranty Policy</w:t>
            </w:r>
          </w:p>
        </w:tc>
      </w:tr>
      <w:tr w:rsidR="0096104C" w14:paraId="2D1BDC2E" w14:textId="77777777">
        <w:trPr>
          <w:trHeight w:val="405"/>
        </w:trPr>
        <w:tc>
          <w:tcPr>
            <w:tcW w:w="1275" w:type="dxa"/>
            <w:gridSpan w:val="2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E72D26" w14:textId="77777777" w:rsidR="0096104C" w:rsidRDefault="00000000">
            <w:pPr>
              <w:spacing w:before="120"/>
              <w:ind w:left="200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4.DELIVERY SCHEDULE</w:t>
            </w:r>
          </w:p>
        </w:tc>
        <w:tc>
          <w:tcPr>
            <w:tcW w:w="8100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BC0BC2" w14:textId="77777777" w:rsidR="0096104C" w:rsidRDefault="00000000">
            <w:pPr>
              <w:spacing w:before="120"/>
              <w:ind w:left="200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-</w:t>
            </w:r>
          </w:p>
        </w:tc>
      </w:tr>
      <w:tr w:rsidR="0096104C" w14:paraId="2D1BD33A" w14:textId="77777777">
        <w:trPr>
          <w:trHeight w:val="405"/>
        </w:trPr>
        <w:tc>
          <w:tcPr>
            <w:tcW w:w="1275" w:type="dxa"/>
            <w:gridSpan w:val="2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DAAE39" w14:textId="77777777" w:rsidR="0096104C" w:rsidRDefault="00000000">
            <w:pPr>
              <w:spacing w:before="120"/>
              <w:ind w:left="200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5.FRIEGHT</w:t>
            </w:r>
          </w:p>
        </w:tc>
        <w:tc>
          <w:tcPr>
            <w:tcW w:w="8100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5A8E90" w14:textId="77777777" w:rsidR="0096104C" w:rsidRDefault="00000000">
            <w:pPr>
              <w:spacing w:before="120"/>
              <w:ind w:left="200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Paid</w:t>
            </w:r>
          </w:p>
        </w:tc>
      </w:tr>
      <w:tr w:rsidR="0096104C" w14:paraId="118B116D" w14:textId="77777777">
        <w:trPr>
          <w:trHeight w:val="4290"/>
        </w:trPr>
        <w:tc>
          <w:tcPr>
            <w:tcW w:w="9375" w:type="dxa"/>
            <w:gridSpan w:val="9"/>
            <w:tcBorders>
              <w:top w:val="single" w:sz="5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83124B" w14:textId="77777777" w:rsidR="0096104C" w:rsidRDefault="00000000">
            <w:pPr>
              <w:spacing w:before="140"/>
              <w:ind w:left="200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BANK DETAILS</w:t>
            </w:r>
          </w:p>
          <w:p w14:paraId="02618E48" w14:textId="77777777" w:rsidR="0096104C" w:rsidRDefault="00000000">
            <w:pPr>
              <w:spacing w:before="6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6"/>
                <w:szCs w:val="16"/>
              </w:rPr>
              <w:t xml:space="preserve"> </w:t>
            </w:r>
          </w:p>
          <w:p w14:paraId="739C1B1F" w14:textId="77777777" w:rsidR="0096104C" w:rsidRDefault="00000000">
            <w:pPr>
              <w:spacing w:before="240" w:after="240"/>
              <w:ind w:left="20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0000"/>
                <w:sz w:val="19"/>
                <w:szCs w:val="19"/>
              </w:rPr>
              <w:t>TRONTEK ELECTRONICS LIMITED</w:t>
            </w:r>
          </w:p>
          <w:p w14:paraId="46C97298" w14:textId="77777777" w:rsidR="0096104C" w:rsidRDefault="00000000">
            <w:pPr>
              <w:spacing w:line="244" w:lineRule="auto"/>
              <w:ind w:left="200" w:right="81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0000"/>
                <w:sz w:val="19"/>
                <w:szCs w:val="19"/>
              </w:rPr>
              <w:t>BANK: Standard Chartered Bank A/C NO. 52505905783</w:t>
            </w:r>
          </w:p>
          <w:p w14:paraId="393E0510" w14:textId="77777777" w:rsidR="0096104C" w:rsidRDefault="00000000">
            <w:pPr>
              <w:spacing w:before="240" w:after="240" w:line="237" w:lineRule="auto"/>
              <w:ind w:left="20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0000"/>
                <w:sz w:val="19"/>
                <w:szCs w:val="19"/>
              </w:rPr>
              <w:t>IFSC CODE-SCBL0036027</w:t>
            </w:r>
          </w:p>
          <w:p w14:paraId="1B551A78" w14:textId="77777777" w:rsidR="0096104C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9"/>
                <w:szCs w:val="19"/>
              </w:rPr>
              <w:t xml:space="preserve"> </w:t>
            </w:r>
          </w:p>
          <w:p w14:paraId="2AE53766" w14:textId="77777777" w:rsidR="0096104C" w:rsidRDefault="00000000">
            <w:pPr>
              <w:spacing w:before="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9"/>
                <w:szCs w:val="19"/>
              </w:rPr>
              <w:t xml:space="preserve"> </w:t>
            </w:r>
          </w:p>
          <w:p w14:paraId="368B1AAC" w14:textId="77777777" w:rsidR="0096104C" w:rsidRDefault="00000000">
            <w:pPr>
              <w:spacing w:before="240" w:after="240"/>
              <w:ind w:left="160" w:right="1320"/>
              <w:jc w:val="right"/>
              <w:rPr>
                <w:b/>
                <w:bCs/>
                <w:color w:val="4A86E8"/>
                <w:sz w:val="15"/>
                <w:szCs w:val="15"/>
                <w:u w:val="single"/>
              </w:rPr>
            </w:pPr>
            <w:r>
              <w:rPr>
                <w:b/>
                <w:bCs/>
                <w:color w:val="4A86E8"/>
                <w:sz w:val="15"/>
                <w:szCs w:val="15"/>
                <w:u w:val="single"/>
              </w:rPr>
              <w:t>Authorised Signatory</w:t>
            </w:r>
          </w:p>
        </w:tc>
      </w:tr>
    </w:tbl>
    <w:p w14:paraId="1F284D61" w14:textId="77777777" w:rsidR="0096104C" w:rsidRDefault="0096104C">
      <w:pPr>
        <w:rPr>
          <w:i/>
          <w:iCs/>
          <w:sz w:val="20"/>
          <w:szCs w:val="20"/>
        </w:rPr>
      </w:pPr>
    </w:p>
    <w:p w14:paraId="682D405A" w14:textId="77777777" w:rsidR="0096104C" w:rsidRDefault="00000000">
      <w:pPr>
        <w:rPr>
          <w:i/>
          <w:iCs/>
          <w:color w:val="990000"/>
          <w:sz w:val="20"/>
          <w:szCs w:val="20"/>
        </w:rPr>
      </w:pPr>
      <w:r>
        <w:rPr>
          <w:i/>
          <w:iCs/>
          <w:sz w:val="20"/>
          <w:szCs w:val="20"/>
        </w:rPr>
        <w:t xml:space="preserve">SLA: </w:t>
      </w:r>
      <w:r>
        <w:rPr>
          <w:i/>
          <w:iCs/>
          <w:color w:val="990000"/>
          <w:sz w:val="20"/>
          <w:szCs w:val="20"/>
        </w:rPr>
        <w:t>24 hours from the last step’s completion timestamp?, ​​Auto escalation to “------”</w:t>
      </w:r>
    </w:p>
    <w:p w14:paraId="2B0AACCA" w14:textId="77777777" w:rsidR="0096104C" w:rsidRDefault="0096104C">
      <w:pPr>
        <w:rPr>
          <w:color w:val="4A86E8"/>
        </w:rPr>
      </w:pPr>
    </w:p>
    <w:p w14:paraId="53939108" w14:textId="77777777" w:rsidR="0096104C" w:rsidRDefault="00000000">
      <w:pPr>
        <w:rPr>
          <w:i/>
          <w:iCs/>
          <w:color w:val="38761D"/>
          <w:sz w:val="20"/>
          <w:szCs w:val="20"/>
        </w:rPr>
      </w:pPr>
      <w:r>
        <w:t xml:space="preserve">6. Itarang validates the PI, approve to next process, rejects and negotiates for better prices or revise quantity: </w:t>
      </w:r>
      <w:r>
        <w:br/>
      </w:r>
      <w:r>
        <w:rPr>
          <w:i/>
          <w:iCs/>
          <w:color w:val="38761D"/>
          <w:sz w:val="20"/>
          <w:szCs w:val="20"/>
        </w:rPr>
        <w:t>Approval process: Sales order manager uploads the PI to the CRM (Ai Agent functionality to check?)</w:t>
      </w:r>
    </w:p>
    <w:p w14:paraId="5F2FBCF7" w14:textId="77777777" w:rsidR="0096104C" w:rsidRDefault="00000000">
      <w:pPr>
        <w:rPr>
          <w:i/>
          <w:iCs/>
          <w:color w:val="38761D"/>
          <w:sz w:val="20"/>
          <w:szCs w:val="20"/>
        </w:rPr>
      </w:pPr>
      <w:r>
        <w:rPr>
          <w:i/>
          <w:iCs/>
          <w:color w:val="38761D"/>
          <w:sz w:val="20"/>
          <w:szCs w:val="20"/>
        </w:rPr>
        <w:t>Sales head to approve PI, once approved Email goes on the same order thread to OEM to raise invoice for the order (Manual/</w:t>
      </w:r>
      <w:r>
        <w:rPr>
          <w:i/>
          <w:iCs/>
          <w:color w:val="CC0000"/>
          <w:sz w:val="20"/>
          <w:szCs w:val="20"/>
        </w:rPr>
        <w:t>Ai Agent functionality to check</w:t>
      </w:r>
      <w:r>
        <w:rPr>
          <w:i/>
          <w:iCs/>
          <w:color w:val="38761D"/>
          <w:sz w:val="20"/>
          <w:szCs w:val="20"/>
        </w:rPr>
        <w:t>)</w:t>
      </w:r>
    </w:p>
    <w:p w14:paraId="4571407F" w14:textId="77777777" w:rsidR="0096104C" w:rsidRDefault="0096104C">
      <w:pPr>
        <w:rPr>
          <w:i/>
          <w:iCs/>
          <w:color w:val="6FA8DC"/>
          <w:sz w:val="20"/>
          <w:szCs w:val="20"/>
        </w:rPr>
      </w:pPr>
    </w:p>
    <w:p w14:paraId="24C43024" w14:textId="77777777" w:rsidR="0096104C" w:rsidRDefault="00000000">
      <w:pPr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</w:rPr>
        <w:t>PI Approval Process Flow:</w:t>
      </w:r>
    </w:p>
    <w:p w14:paraId="15778D0D" w14:textId="77777777" w:rsidR="0096104C" w:rsidRDefault="00000000">
      <w:pPr>
        <w:numPr>
          <w:ilvl w:val="0"/>
          <w:numId w:val="34"/>
        </w:numPr>
        <w:spacing w:before="240"/>
        <w:rPr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Sales Order Manager (SOM) Uploads PI</w:t>
      </w:r>
      <w:r>
        <w:rPr>
          <w:b/>
          <w:bCs/>
          <w:i/>
          <w:iCs/>
          <w:sz w:val="20"/>
          <w:szCs w:val="20"/>
        </w:rPr>
        <w:br/>
      </w:r>
    </w:p>
    <w:p w14:paraId="266AF980" w14:textId="77777777" w:rsidR="0096104C" w:rsidRDefault="00000000">
      <w:pPr>
        <w:numPr>
          <w:ilvl w:val="1"/>
          <w:numId w:val="34"/>
        </w:num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SOM uploads the PI to the CRM.</w:t>
      </w:r>
      <w:r>
        <w:rPr>
          <w:i/>
          <w:iCs/>
          <w:sz w:val="20"/>
          <w:szCs w:val="20"/>
        </w:rPr>
        <w:br/>
      </w:r>
    </w:p>
    <w:p w14:paraId="70F26BCE" w14:textId="77777777" w:rsidR="0096104C" w:rsidRDefault="00000000">
      <w:pPr>
        <w:numPr>
          <w:ilvl w:val="1"/>
          <w:numId w:val="34"/>
        </w:numPr>
        <w:rPr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AI Agent Functionality:</w:t>
      </w:r>
      <w:r>
        <w:rPr>
          <w:i/>
          <w:iCs/>
          <w:sz w:val="20"/>
          <w:szCs w:val="20"/>
        </w:rPr>
        <w:t xml:space="preserve"> Optional – AI can validate PI for:</w:t>
      </w:r>
      <w:r>
        <w:rPr>
          <w:i/>
          <w:iCs/>
          <w:sz w:val="20"/>
          <w:szCs w:val="20"/>
        </w:rPr>
        <w:br/>
      </w:r>
    </w:p>
    <w:p w14:paraId="1F1EA28B" w14:textId="77777777" w:rsidR="0096104C" w:rsidRDefault="00000000">
      <w:pPr>
        <w:numPr>
          <w:ilvl w:val="2"/>
          <w:numId w:val="34"/>
        </w:num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Correct format</w:t>
      </w:r>
      <w:r>
        <w:rPr>
          <w:i/>
          <w:iCs/>
          <w:sz w:val="20"/>
          <w:szCs w:val="20"/>
        </w:rPr>
        <w:br/>
      </w:r>
    </w:p>
    <w:p w14:paraId="754E66C4" w14:textId="77777777" w:rsidR="0096104C" w:rsidRDefault="00000000">
      <w:pPr>
        <w:numPr>
          <w:ilvl w:val="2"/>
          <w:numId w:val="34"/>
        </w:num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Required fields (customer details, product, quantity, price, terms)</w:t>
      </w:r>
      <w:r>
        <w:rPr>
          <w:i/>
          <w:iCs/>
          <w:sz w:val="20"/>
          <w:szCs w:val="20"/>
        </w:rPr>
        <w:br/>
      </w:r>
    </w:p>
    <w:p w14:paraId="5BC956DA" w14:textId="77777777" w:rsidR="0096104C" w:rsidRDefault="00000000">
      <w:pPr>
        <w:numPr>
          <w:ilvl w:val="2"/>
          <w:numId w:val="34"/>
        </w:num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Compliance with company pricing policies</w:t>
      </w:r>
    </w:p>
    <w:p w14:paraId="5615C761" w14:textId="77777777" w:rsidR="0096104C" w:rsidRDefault="00000000">
      <w:pPr>
        <w:numPr>
          <w:ilvl w:val="1"/>
          <w:numId w:val="34"/>
        </w:num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SLA: </w:t>
      </w:r>
      <w:r>
        <w:rPr>
          <w:i/>
          <w:iCs/>
          <w:color w:val="990000"/>
          <w:sz w:val="20"/>
          <w:szCs w:val="20"/>
        </w:rPr>
        <w:t>24 hours from the last step’s completion timestamp?, ​​Auto escalation to “------”</w:t>
      </w:r>
      <w:r>
        <w:rPr>
          <w:i/>
          <w:iCs/>
          <w:color w:val="6FA8DC"/>
          <w:sz w:val="20"/>
          <w:szCs w:val="20"/>
        </w:rPr>
        <w:br/>
      </w:r>
    </w:p>
    <w:p w14:paraId="1C8EBA71" w14:textId="77777777" w:rsidR="0096104C" w:rsidRDefault="00000000">
      <w:pPr>
        <w:numPr>
          <w:ilvl w:val="0"/>
          <w:numId w:val="34"/>
        </w:numPr>
        <w:rPr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SOM Validation</w:t>
      </w:r>
      <w:r>
        <w:rPr>
          <w:b/>
          <w:bCs/>
          <w:i/>
          <w:iCs/>
          <w:sz w:val="20"/>
          <w:szCs w:val="20"/>
        </w:rPr>
        <w:br/>
      </w:r>
    </w:p>
    <w:p w14:paraId="2A93519A" w14:textId="77777777" w:rsidR="0096104C" w:rsidRDefault="00000000">
      <w:pPr>
        <w:numPr>
          <w:ilvl w:val="1"/>
          <w:numId w:val="34"/>
        </w:num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SOM  review and action:</w:t>
      </w:r>
      <w:r>
        <w:rPr>
          <w:i/>
          <w:iCs/>
          <w:sz w:val="20"/>
          <w:szCs w:val="20"/>
        </w:rPr>
        <w:br/>
      </w:r>
    </w:p>
    <w:p w14:paraId="70AE3E89" w14:textId="77777777" w:rsidR="0096104C" w:rsidRDefault="00000000">
      <w:pPr>
        <w:numPr>
          <w:ilvl w:val="2"/>
          <w:numId w:val="34"/>
        </w:numPr>
        <w:rPr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Approve</w:t>
      </w:r>
      <w:r>
        <w:rPr>
          <w:rFonts w:ascii="Arial Unicode MS" w:eastAsia="Arial Unicode MS" w:hAnsi="Arial Unicode MS" w:cs="Arial Unicode MS"/>
          <w:i/>
          <w:iCs/>
          <w:sz w:val="20"/>
          <w:szCs w:val="20"/>
        </w:rPr>
        <w:t xml:space="preserve"> → Forward to Sales Head.</w:t>
      </w:r>
      <w:r>
        <w:rPr>
          <w:i/>
          <w:iCs/>
          <w:color w:val="6FA8DC"/>
          <w:sz w:val="20"/>
          <w:szCs w:val="20"/>
        </w:rPr>
        <w:t xml:space="preserve"> </w:t>
      </w:r>
      <w:r>
        <w:rPr>
          <w:i/>
          <w:iCs/>
          <w:color w:val="38761D"/>
          <w:sz w:val="20"/>
          <w:szCs w:val="20"/>
        </w:rPr>
        <w:t>Order Status : ‘Open  for Sales Head Approval’</w:t>
      </w:r>
    </w:p>
    <w:p w14:paraId="67A1F372" w14:textId="77777777" w:rsidR="0096104C" w:rsidRDefault="00000000">
      <w:pPr>
        <w:numPr>
          <w:ilvl w:val="2"/>
          <w:numId w:val="34"/>
        </w:numPr>
        <w:rPr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Reject</w:t>
      </w:r>
      <w:r>
        <w:rPr>
          <w:rFonts w:ascii="Arial Unicode MS" w:eastAsia="Arial Unicode MS" w:hAnsi="Arial Unicode MS" w:cs="Arial Unicode MS"/>
          <w:i/>
          <w:iCs/>
          <w:sz w:val="20"/>
          <w:szCs w:val="20"/>
        </w:rPr>
        <w:t xml:space="preserve"> → With Rejection reason, email/WhatsApp to go to OEM, PI upload function opens for upload.</w:t>
      </w:r>
      <w:r>
        <w:rPr>
          <w:i/>
          <w:iCs/>
          <w:color w:val="6FA8DC"/>
          <w:sz w:val="20"/>
          <w:szCs w:val="20"/>
        </w:rPr>
        <w:t xml:space="preserve"> </w:t>
      </w:r>
      <w:r>
        <w:rPr>
          <w:i/>
          <w:iCs/>
          <w:color w:val="38761D"/>
          <w:sz w:val="20"/>
          <w:szCs w:val="20"/>
        </w:rPr>
        <w:t>Order Status : ‘PI SOM Rejected’</w:t>
      </w:r>
    </w:p>
    <w:p w14:paraId="4B0548FC" w14:textId="77777777" w:rsidR="0096104C" w:rsidRDefault="00000000">
      <w:pPr>
        <w:numPr>
          <w:ilvl w:val="1"/>
          <w:numId w:val="34"/>
        </w:num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SLA: </w:t>
      </w:r>
      <w:r>
        <w:rPr>
          <w:i/>
          <w:iCs/>
          <w:color w:val="990000"/>
          <w:sz w:val="20"/>
          <w:szCs w:val="20"/>
        </w:rPr>
        <w:t>24 hours from the last step’s completion timestamp?, ​​Auto escalation to “------”</w:t>
      </w:r>
      <w:r>
        <w:rPr>
          <w:i/>
          <w:iCs/>
          <w:color w:val="6FA8DC"/>
          <w:sz w:val="20"/>
          <w:szCs w:val="20"/>
        </w:rPr>
        <w:br/>
      </w:r>
    </w:p>
    <w:p w14:paraId="24CDCCF5" w14:textId="77777777" w:rsidR="0096104C" w:rsidRDefault="00000000">
      <w:pPr>
        <w:numPr>
          <w:ilvl w:val="0"/>
          <w:numId w:val="34"/>
        </w:numPr>
        <w:rPr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Sales Head Validation</w:t>
      </w:r>
      <w:r>
        <w:rPr>
          <w:b/>
          <w:bCs/>
          <w:i/>
          <w:iCs/>
          <w:sz w:val="20"/>
          <w:szCs w:val="20"/>
        </w:rPr>
        <w:br/>
      </w:r>
    </w:p>
    <w:p w14:paraId="063C8B94" w14:textId="77777777" w:rsidR="0096104C" w:rsidRDefault="00000000">
      <w:pPr>
        <w:numPr>
          <w:ilvl w:val="1"/>
          <w:numId w:val="34"/>
        </w:num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Sales Head review and action:</w:t>
      </w:r>
    </w:p>
    <w:p w14:paraId="5BC3658F" w14:textId="77777777" w:rsidR="0096104C" w:rsidRDefault="00000000">
      <w:pPr>
        <w:numPr>
          <w:ilvl w:val="2"/>
          <w:numId w:val="34"/>
        </w:numPr>
        <w:rPr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Approve</w:t>
      </w:r>
      <w:r>
        <w:rPr>
          <w:rFonts w:ascii="Arial Unicode MS" w:eastAsia="Arial Unicode MS" w:hAnsi="Arial Unicode MS" w:cs="Arial Unicode MS"/>
          <w:i/>
          <w:iCs/>
          <w:sz w:val="20"/>
          <w:szCs w:val="20"/>
        </w:rPr>
        <w:t xml:space="preserve"> → email/WhatsApp comm. to raise invoice and prepare dispatch.</w:t>
      </w:r>
      <w:r>
        <w:rPr>
          <w:i/>
          <w:iCs/>
          <w:color w:val="6FA8DC"/>
          <w:sz w:val="20"/>
          <w:szCs w:val="20"/>
        </w:rPr>
        <w:t xml:space="preserve"> </w:t>
      </w:r>
      <w:r>
        <w:rPr>
          <w:i/>
          <w:iCs/>
          <w:color w:val="38761D"/>
          <w:sz w:val="20"/>
          <w:szCs w:val="20"/>
        </w:rPr>
        <w:t>Order Status: ‘Pending for invoice’</w:t>
      </w:r>
      <w:r>
        <w:rPr>
          <w:i/>
          <w:iCs/>
          <w:color w:val="6FA8DC"/>
          <w:sz w:val="20"/>
          <w:szCs w:val="20"/>
        </w:rPr>
        <w:br/>
      </w:r>
    </w:p>
    <w:p w14:paraId="721C1303" w14:textId="77777777" w:rsidR="0096104C" w:rsidRDefault="00000000">
      <w:pPr>
        <w:numPr>
          <w:ilvl w:val="2"/>
          <w:numId w:val="34"/>
        </w:numPr>
        <w:rPr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Reject</w:t>
      </w:r>
      <w:r>
        <w:rPr>
          <w:rFonts w:ascii="Arial Unicode MS" w:eastAsia="Arial Unicode MS" w:hAnsi="Arial Unicode MS" w:cs="Arial Unicode MS"/>
          <w:i/>
          <w:iCs/>
          <w:sz w:val="20"/>
          <w:szCs w:val="20"/>
        </w:rPr>
        <w:t xml:space="preserve"> → With Rejection reason, email/WhatsApp to go to SOM. Open for SOM to re-work </w:t>
      </w:r>
      <w:r>
        <w:rPr>
          <w:i/>
          <w:iCs/>
          <w:color w:val="38761D"/>
          <w:sz w:val="20"/>
          <w:szCs w:val="20"/>
        </w:rPr>
        <w:t>Order Status: ‘PI Sales Head Rejected’</w:t>
      </w:r>
    </w:p>
    <w:p w14:paraId="3A1241CB" w14:textId="77777777" w:rsidR="0096104C" w:rsidRDefault="00000000">
      <w:pPr>
        <w:numPr>
          <w:ilvl w:val="1"/>
          <w:numId w:val="34"/>
        </w:num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SLA: </w:t>
      </w:r>
      <w:r>
        <w:rPr>
          <w:i/>
          <w:iCs/>
          <w:color w:val="990000"/>
          <w:sz w:val="20"/>
          <w:szCs w:val="20"/>
        </w:rPr>
        <w:t>24 hours from the last step’s completion timestamp?, ​​Auto escalation to “------”</w:t>
      </w:r>
      <w:r>
        <w:rPr>
          <w:i/>
          <w:iCs/>
          <w:color w:val="6FA8DC"/>
          <w:sz w:val="20"/>
          <w:szCs w:val="20"/>
        </w:rPr>
        <w:br/>
      </w:r>
    </w:p>
    <w:p w14:paraId="6972CB35" w14:textId="77777777" w:rsidR="0096104C" w:rsidRDefault="00000000">
      <w:r>
        <w:lastRenderedPageBreak/>
        <w:t>7. OEM sends invoice to itarang via email/WhatsApp, Sales order manager/</w:t>
      </w:r>
      <w:r>
        <w:rPr>
          <w:color w:val="CC0000"/>
        </w:rPr>
        <w:t>AI Agent?</w:t>
      </w:r>
      <w:r>
        <w:t xml:space="preserve"> will upload the invoice to the CRM and Sales head approves for payment (itarang either pay full amount of the invoice or partially pay or take approval for credit)</w:t>
      </w:r>
    </w:p>
    <w:p w14:paraId="73EA8E83" w14:textId="77777777" w:rsidR="0096104C" w:rsidRDefault="00000000">
      <w:pPr>
        <w:rPr>
          <w:i/>
          <w:iCs/>
          <w:color w:val="38761D"/>
          <w:sz w:val="20"/>
          <w:szCs w:val="20"/>
        </w:rPr>
      </w:pPr>
      <w:r>
        <w:rPr>
          <w:i/>
          <w:iCs/>
          <w:color w:val="38761D"/>
          <w:sz w:val="20"/>
          <w:szCs w:val="20"/>
        </w:rPr>
        <w:t xml:space="preserve">For credit and partial pay, OEM Sales head approves </w:t>
      </w:r>
    </w:p>
    <w:p w14:paraId="086A24C4" w14:textId="77777777" w:rsidR="0096104C" w:rsidRDefault="00000000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i) OEM to raise and share the invoice as per approved PI over Email thread/WhatsApp</w:t>
      </w:r>
    </w:p>
    <w:p w14:paraId="6B111957" w14:textId="77777777" w:rsidR="0096104C" w:rsidRDefault="00000000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ii) Sales order manager validates invoices and puts it in the CRM for record keeping, once uploaded and saved, the invoice pushed to Sales head for approval.</w:t>
      </w:r>
    </w:p>
    <w:p w14:paraId="0A0609E8" w14:textId="77777777" w:rsidR="0096104C" w:rsidRDefault="00000000">
      <w:pPr>
        <w:numPr>
          <w:ilvl w:val="0"/>
          <w:numId w:val="3"/>
        </w:num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If approved, For payment order moves to Finance controller bucket</w:t>
      </w:r>
      <w:r>
        <w:rPr>
          <w:i/>
          <w:iCs/>
          <w:color w:val="38761D"/>
          <w:sz w:val="20"/>
          <w:szCs w:val="20"/>
        </w:rPr>
        <w:t xml:space="preserve"> order status: ‘Payment pending to OEM’</w:t>
      </w:r>
    </w:p>
    <w:p w14:paraId="24B6C0F4" w14:textId="77777777" w:rsidR="0096104C" w:rsidRDefault="00000000">
      <w:pPr>
        <w:numPr>
          <w:ilvl w:val="0"/>
          <w:numId w:val="3"/>
        </w:num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If rejected, goes back to Sales order manager </w:t>
      </w:r>
      <w:r>
        <w:rPr>
          <w:i/>
          <w:iCs/>
          <w:color w:val="6FA8DC"/>
          <w:sz w:val="20"/>
          <w:szCs w:val="20"/>
        </w:rPr>
        <w:t xml:space="preserve"> </w:t>
      </w:r>
      <w:r>
        <w:rPr>
          <w:i/>
          <w:iCs/>
          <w:color w:val="38761D"/>
          <w:sz w:val="20"/>
          <w:szCs w:val="20"/>
        </w:rPr>
        <w:t>order status: ‘Invoice Sales Head Rejected’</w:t>
      </w:r>
    </w:p>
    <w:p w14:paraId="121528E9" w14:textId="77777777" w:rsidR="0096104C" w:rsidRDefault="00000000">
      <w:pPr>
        <w:rPr>
          <w:i/>
          <w:iCs/>
          <w:color w:val="990000"/>
          <w:sz w:val="20"/>
          <w:szCs w:val="20"/>
        </w:rPr>
      </w:pPr>
      <w:r>
        <w:rPr>
          <w:i/>
          <w:iCs/>
          <w:sz w:val="20"/>
          <w:szCs w:val="20"/>
        </w:rPr>
        <w:t xml:space="preserve">SLA: </w:t>
      </w:r>
      <w:r>
        <w:rPr>
          <w:i/>
          <w:iCs/>
          <w:color w:val="990000"/>
          <w:sz w:val="20"/>
          <w:szCs w:val="20"/>
        </w:rPr>
        <w:t>24 hours from the last step’s completion timestamp?, ​​Auto escalation to “------”</w:t>
      </w:r>
    </w:p>
    <w:p w14:paraId="50CF2512" w14:textId="77777777" w:rsidR="0096104C" w:rsidRDefault="0096104C">
      <w:pPr>
        <w:rPr>
          <w:i/>
          <w:iCs/>
          <w:color w:val="6FA8DC"/>
          <w:sz w:val="20"/>
          <w:szCs w:val="20"/>
        </w:rPr>
      </w:pPr>
    </w:p>
    <w:p w14:paraId="35CE06BF" w14:textId="77777777" w:rsidR="0096104C" w:rsidRDefault="00000000">
      <w:pPr>
        <w:rPr>
          <w:sz w:val="20"/>
          <w:szCs w:val="20"/>
        </w:rPr>
      </w:pPr>
      <w:r>
        <w:rPr>
          <w:sz w:val="20"/>
          <w:szCs w:val="20"/>
        </w:rPr>
        <w:t>8. Payment and credit approval process, OEM raise delivery/e-challan for movement of the assets to itarang</w:t>
      </w:r>
    </w:p>
    <w:p w14:paraId="3BE593BF" w14:textId="77777777" w:rsidR="0096104C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Payment process: </w:t>
      </w:r>
    </w:p>
    <w:p w14:paraId="7161CF5D" w14:textId="77777777" w:rsidR="0096104C" w:rsidRDefault="00000000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Finance controller to put credit amount (with CRM generated credit id attached to order id), payment amount (with CRM generated transaction id attached to order id)</w:t>
      </w:r>
    </w:p>
    <w:p w14:paraId="505D1FD7" w14:textId="77777777" w:rsidR="0096104C" w:rsidRDefault="00000000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Finance controller to initiate the payment via CRM using UPI/RTGS/NEFT</w:t>
      </w:r>
    </w:p>
    <w:p w14:paraId="1F9B5B17" w14:textId="77777777" w:rsidR="0096104C" w:rsidRDefault="00000000">
      <w:pPr>
        <w:numPr>
          <w:ilvl w:val="0"/>
          <w:numId w:val="7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On success, </w:t>
      </w:r>
      <w:r>
        <w:rPr>
          <w:sz w:val="20"/>
          <w:szCs w:val="20"/>
        </w:rPr>
        <w:t>Finance controller to put UTR and transaction ID</w:t>
      </w:r>
    </w:p>
    <w:p w14:paraId="26024EFC" w14:textId="77777777" w:rsidR="0096104C" w:rsidRDefault="00000000">
      <w:pPr>
        <w:numPr>
          <w:ilvl w:val="0"/>
          <w:numId w:val="7"/>
        </w:numPr>
        <w:rPr>
          <w:b/>
          <w:bCs/>
        </w:rPr>
      </w:pPr>
      <w:r>
        <w:rPr>
          <w:sz w:val="20"/>
          <w:szCs w:val="20"/>
        </w:rPr>
        <w:t>A confirmation email/WhatsApp to go to OEM, Sales Orders Manager, Sales Head, Business Head</w:t>
      </w:r>
      <w:r>
        <w:t xml:space="preserve"> with following details:</w:t>
      </w:r>
    </w:p>
    <w:p w14:paraId="419CD3EB" w14:textId="77777777" w:rsidR="0096104C" w:rsidRDefault="00000000">
      <w:pPr>
        <w:numPr>
          <w:ilvl w:val="1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Order ID</w:t>
      </w:r>
    </w:p>
    <w:p w14:paraId="387AA4F4" w14:textId="77777777" w:rsidR="0096104C" w:rsidRDefault="00000000">
      <w:pPr>
        <w:numPr>
          <w:ilvl w:val="1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Transaction ID</w:t>
      </w:r>
    </w:p>
    <w:p w14:paraId="54170286" w14:textId="77777777" w:rsidR="0096104C" w:rsidRDefault="00000000">
      <w:pPr>
        <w:numPr>
          <w:ilvl w:val="1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Order detail - SKU level</w:t>
      </w:r>
    </w:p>
    <w:p w14:paraId="11C8BF60" w14:textId="77777777" w:rsidR="0096104C" w:rsidRDefault="00000000">
      <w:pPr>
        <w:numPr>
          <w:ilvl w:val="1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Approved PI</w:t>
      </w:r>
    </w:p>
    <w:p w14:paraId="5D62808B" w14:textId="77777777" w:rsidR="0096104C" w:rsidRDefault="00000000">
      <w:pPr>
        <w:numPr>
          <w:ilvl w:val="1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Payment details</w:t>
      </w:r>
    </w:p>
    <w:p w14:paraId="26EA36F4" w14:textId="77777777" w:rsidR="0096104C" w:rsidRDefault="00000000">
      <w:pPr>
        <w:numPr>
          <w:ilvl w:val="1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UTR</w:t>
      </w:r>
    </w:p>
    <w:p w14:paraId="024AFC0C" w14:textId="77777777" w:rsidR="0096104C" w:rsidRDefault="00000000">
      <w:pPr>
        <w:numPr>
          <w:ilvl w:val="0"/>
          <w:numId w:val="7"/>
        </w:numPr>
      </w:pPr>
      <w:r>
        <w:rPr>
          <w:b/>
          <w:bCs/>
          <w:sz w:val="20"/>
          <w:szCs w:val="20"/>
        </w:rPr>
        <w:t xml:space="preserve">Credit approval: </w:t>
      </w:r>
      <w:r>
        <w:rPr>
          <w:sz w:val="20"/>
          <w:szCs w:val="20"/>
        </w:rPr>
        <w:t>Finance controller to put credit confirmation email from OEM end.</w:t>
      </w:r>
    </w:p>
    <w:p w14:paraId="11B3FDD4" w14:textId="77777777" w:rsidR="0096104C" w:rsidRDefault="00000000">
      <w:pPr>
        <w:numPr>
          <w:ilvl w:val="1"/>
          <w:numId w:val="7"/>
        </w:numPr>
        <w:rPr>
          <w:sz w:val="20"/>
          <w:szCs w:val="20"/>
        </w:rPr>
      </w:pPr>
      <w:r>
        <w:rPr>
          <w:sz w:val="20"/>
          <w:szCs w:val="20"/>
        </w:rPr>
        <w:t xml:space="preserve">Credit amount - </w:t>
      </w:r>
      <w:r>
        <w:rPr>
          <w:color w:val="38761D"/>
          <w:sz w:val="20"/>
          <w:szCs w:val="20"/>
        </w:rPr>
        <w:t>Rs. Amount (Limit to full amount value)</w:t>
      </w:r>
    </w:p>
    <w:p w14:paraId="411D5A9A" w14:textId="77777777" w:rsidR="0096104C" w:rsidRDefault="00000000">
      <w:pPr>
        <w:numPr>
          <w:ilvl w:val="1"/>
          <w:numId w:val="7"/>
        </w:numPr>
        <w:rPr>
          <w:sz w:val="20"/>
          <w:szCs w:val="20"/>
        </w:rPr>
      </w:pPr>
      <w:r>
        <w:rPr>
          <w:sz w:val="20"/>
          <w:szCs w:val="20"/>
        </w:rPr>
        <w:t xml:space="preserve">Credit aging visibility - </w:t>
      </w:r>
      <w:r>
        <w:rPr>
          <w:color w:val="38761D"/>
          <w:sz w:val="20"/>
          <w:szCs w:val="20"/>
        </w:rPr>
        <w:t>Auto calculate till credit is paid, aging buckets (0–30, 31–60, etc.)</w:t>
      </w:r>
    </w:p>
    <w:p w14:paraId="1E299359" w14:textId="77777777" w:rsidR="0096104C" w:rsidRDefault="00000000">
      <w:pPr>
        <w:numPr>
          <w:ilvl w:val="1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Credit linked to OEM + Order</w:t>
      </w:r>
    </w:p>
    <w:p w14:paraId="3C068929" w14:textId="77777777" w:rsidR="0096104C" w:rsidRDefault="00000000">
      <w:pPr>
        <w:numPr>
          <w:ilvl w:val="0"/>
          <w:numId w:val="7"/>
        </w:numPr>
      </w:pPr>
      <w:r>
        <w:rPr>
          <w:b/>
          <w:bCs/>
          <w:sz w:val="20"/>
          <w:szCs w:val="20"/>
        </w:rPr>
        <w:t>Order payment confirmation</w:t>
      </w:r>
      <w:r>
        <w:rPr>
          <w:sz w:val="20"/>
          <w:szCs w:val="20"/>
        </w:rPr>
        <w:t>: Once credit approval and payment success (UTR is a must). A mail/WhatsApp intimation will go to OEM,CCing: Sales order manager, Sales head, Business head to raise delivery/E-challan and order id moves to Inventory manager.</w:t>
      </w:r>
      <w:r>
        <w:rPr>
          <w:color w:val="38761D"/>
          <w:sz w:val="20"/>
          <w:szCs w:val="20"/>
        </w:rPr>
        <w:t>order status move to ‘Pending Delivery/E-Challan’</w:t>
      </w:r>
    </w:p>
    <w:p w14:paraId="61C8BCD7" w14:textId="77777777" w:rsidR="0096104C" w:rsidRDefault="00000000">
      <w:pPr>
        <w:numPr>
          <w:ilvl w:val="0"/>
          <w:numId w:val="7"/>
        </w:numPr>
      </w:pPr>
      <w:r>
        <w:rPr>
          <w:b/>
          <w:bCs/>
          <w:sz w:val="20"/>
          <w:szCs w:val="20"/>
        </w:rPr>
        <w:t>Delivery / E-Challan Generation</w:t>
      </w:r>
      <w:r>
        <w:rPr>
          <w:sz w:val="20"/>
          <w:szCs w:val="20"/>
        </w:rPr>
        <w:t xml:space="preserve">: </w:t>
      </w:r>
    </w:p>
    <w:p w14:paraId="6D0160DD" w14:textId="77777777" w:rsidR="0096104C" w:rsidRDefault="00000000">
      <w:pPr>
        <w:numPr>
          <w:ilvl w:val="1"/>
          <w:numId w:val="7"/>
        </w:numPr>
      </w:pPr>
      <w:r>
        <w:rPr>
          <w:sz w:val="20"/>
          <w:szCs w:val="20"/>
        </w:rPr>
        <w:t>OEM to raise delivery challan and share the challan on email/WhatsApp</w:t>
      </w:r>
    </w:p>
    <w:p w14:paraId="68EDF98A" w14:textId="77777777" w:rsidR="0096104C" w:rsidRDefault="00000000">
      <w:pPr>
        <w:numPr>
          <w:ilvl w:val="1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Inventory Manager to upload the delivery challan on to the CRM against the order id, also add E-way challan no.</w:t>
      </w:r>
    </w:p>
    <w:p w14:paraId="0C8B1BB2" w14:textId="77777777" w:rsidR="0096104C" w:rsidRDefault="00000000">
      <w:pPr>
        <w:numPr>
          <w:ilvl w:val="1"/>
          <w:numId w:val="7"/>
        </w:numPr>
        <w:rPr>
          <w:sz w:val="20"/>
          <w:szCs w:val="20"/>
        </w:rPr>
      </w:pPr>
      <w:r>
        <w:rPr>
          <w:color w:val="38761D"/>
          <w:sz w:val="20"/>
          <w:szCs w:val="20"/>
        </w:rPr>
        <w:t>Order status moves to ‘Asset dispatched’</w:t>
      </w:r>
    </w:p>
    <w:p w14:paraId="4FB2391B" w14:textId="77777777" w:rsidR="0096104C" w:rsidRDefault="00000000">
      <w:pPr>
        <w:numPr>
          <w:ilvl w:val="0"/>
          <w:numId w:val="7"/>
        </w:numPr>
        <w:rPr>
          <w:sz w:val="20"/>
          <w:szCs w:val="20"/>
        </w:rPr>
      </w:pPr>
      <w:r>
        <w:rPr>
          <w:i/>
          <w:iCs/>
          <w:sz w:val="20"/>
          <w:szCs w:val="20"/>
        </w:rPr>
        <w:t xml:space="preserve">SLA: </w:t>
      </w:r>
      <w:r>
        <w:rPr>
          <w:i/>
          <w:iCs/>
          <w:color w:val="990000"/>
          <w:sz w:val="20"/>
          <w:szCs w:val="20"/>
        </w:rPr>
        <w:t>24 hours from the last step’s completion timestamp?, ​​Auto escalation to “------”</w:t>
      </w:r>
    </w:p>
    <w:p w14:paraId="0345988E" w14:textId="77777777" w:rsidR="0096104C" w:rsidRDefault="0096104C">
      <w:pPr>
        <w:rPr>
          <w:color w:val="38761D"/>
          <w:sz w:val="20"/>
          <w:szCs w:val="20"/>
        </w:rPr>
      </w:pPr>
    </w:p>
    <w:p w14:paraId="1FFA279A" w14:textId="77777777" w:rsidR="0096104C" w:rsidRDefault="00000000">
      <w:r>
        <w:t>9. Itarang creates GRN in the CRM and in the inventory</w:t>
      </w:r>
    </w:p>
    <w:p w14:paraId="5ACDF246" w14:textId="77777777" w:rsidR="0096104C" w:rsidRDefault="00000000">
      <w:pPr>
        <w:numPr>
          <w:ilvl w:val="0"/>
          <w:numId w:val="12"/>
        </w:numPr>
      </w:pPr>
      <w:r>
        <w:t>Inventory manager to raise GRN of the assets delivered against ordered quantities, once GRN created. The assets are added to the Itarang inventory</w:t>
      </w:r>
    </w:p>
    <w:p w14:paraId="29D4422B" w14:textId="77777777" w:rsidR="0096104C" w:rsidRDefault="00000000">
      <w:pPr>
        <w:numPr>
          <w:ilvl w:val="0"/>
          <w:numId w:val="12"/>
        </w:numPr>
      </w:pPr>
      <w:r>
        <w:t>GRN Format</w:t>
      </w:r>
      <w:r>
        <w:rPr>
          <w:color w:val="3D85C6"/>
        </w:rPr>
        <w:t xml:space="preserve">:  </w:t>
      </w:r>
    </w:p>
    <w:p w14:paraId="4EFB4430" w14:textId="77777777" w:rsidR="0096104C" w:rsidRDefault="00000000">
      <w:pPr>
        <w:numPr>
          <w:ilvl w:val="1"/>
          <w:numId w:val="12"/>
        </w:numPr>
      </w:pPr>
      <w:r>
        <w:lastRenderedPageBreak/>
        <w:t>SNo.</w:t>
      </w:r>
      <w:r>
        <w:rPr>
          <w:color w:val="3D85C6"/>
        </w:rPr>
        <w:t xml:space="preserve"> - </w:t>
      </w:r>
      <w:r>
        <w:rPr>
          <w:color w:val="38761D"/>
        </w:rPr>
        <w:t>Automatic</w:t>
      </w:r>
    </w:p>
    <w:p w14:paraId="1873B3BE" w14:textId="77777777" w:rsidR="0096104C" w:rsidRDefault="00000000">
      <w:pPr>
        <w:numPr>
          <w:ilvl w:val="1"/>
          <w:numId w:val="12"/>
        </w:numPr>
      </w:pPr>
      <w:r>
        <w:t>Model/item Type -</w:t>
      </w:r>
      <w:r>
        <w:rPr>
          <w:color w:val="3D85C6"/>
        </w:rPr>
        <w:t xml:space="preserve"> </w:t>
      </w:r>
      <w:r>
        <w:rPr>
          <w:color w:val="38761D"/>
          <w:sz w:val="20"/>
          <w:szCs w:val="20"/>
        </w:rPr>
        <w:t>As per order id (to be fetched from order id)</w:t>
      </w:r>
    </w:p>
    <w:p w14:paraId="29C32C62" w14:textId="77777777" w:rsidR="0096104C" w:rsidRDefault="00000000">
      <w:pPr>
        <w:numPr>
          <w:ilvl w:val="1"/>
          <w:numId w:val="12"/>
        </w:numPr>
      </w:pPr>
      <w:r>
        <w:t>Asset ordered quantity -</w:t>
      </w:r>
      <w:r>
        <w:rPr>
          <w:color w:val="3D85C6"/>
        </w:rPr>
        <w:t xml:space="preserve"> </w:t>
      </w:r>
      <w:r>
        <w:rPr>
          <w:color w:val="38761D"/>
          <w:sz w:val="20"/>
          <w:szCs w:val="20"/>
        </w:rPr>
        <w:t>As per order id (to be fetched from order id)</w:t>
      </w:r>
    </w:p>
    <w:p w14:paraId="3F8A7375" w14:textId="77777777" w:rsidR="0096104C" w:rsidRDefault="00000000">
      <w:pPr>
        <w:numPr>
          <w:ilvl w:val="1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 xml:space="preserve">Asset ID - </w:t>
      </w:r>
      <w:r>
        <w:rPr>
          <w:color w:val="38761D"/>
          <w:sz w:val="20"/>
          <w:szCs w:val="20"/>
        </w:rPr>
        <w:t>As per order id (to be fetched from order id) [Wherever applicable]</w:t>
      </w:r>
    </w:p>
    <w:p w14:paraId="3D7C30C3" w14:textId="77777777" w:rsidR="0096104C" w:rsidRDefault="00000000">
      <w:pPr>
        <w:numPr>
          <w:ilvl w:val="1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 xml:space="preserve">Received Quantity - </w:t>
      </w:r>
      <w:r>
        <w:rPr>
          <w:color w:val="38761D"/>
          <w:sz w:val="20"/>
          <w:szCs w:val="20"/>
        </w:rPr>
        <w:t>As per previously received order (Auto fetch from previous GRN on the same order ID)</w:t>
      </w:r>
    </w:p>
    <w:p w14:paraId="606779D6" w14:textId="77777777" w:rsidR="0096104C" w:rsidRDefault="00000000">
      <w:pPr>
        <w:numPr>
          <w:ilvl w:val="1"/>
          <w:numId w:val="12"/>
        </w:numPr>
        <w:rPr>
          <w:color w:val="38761D"/>
          <w:sz w:val="20"/>
          <w:szCs w:val="20"/>
        </w:rPr>
      </w:pPr>
      <w:r>
        <w:rPr>
          <w:sz w:val="20"/>
          <w:szCs w:val="20"/>
        </w:rPr>
        <w:t>Remaining Quantity -</w:t>
      </w:r>
      <w:r>
        <w:rPr>
          <w:color w:val="38761D"/>
          <w:sz w:val="20"/>
          <w:szCs w:val="20"/>
        </w:rPr>
        <w:t xml:space="preserve"> Ordered quantity [Minus] Received quantity</w:t>
      </w:r>
    </w:p>
    <w:p w14:paraId="7CB9EE24" w14:textId="77777777" w:rsidR="0096104C" w:rsidRDefault="00000000">
      <w:pPr>
        <w:numPr>
          <w:ilvl w:val="1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 xml:space="preserve">GRN Quantity - </w:t>
      </w:r>
      <w:r>
        <w:rPr>
          <w:color w:val="38761D"/>
          <w:sz w:val="20"/>
          <w:szCs w:val="20"/>
        </w:rPr>
        <w:t>New quantity to receive</w:t>
      </w:r>
    </w:p>
    <w:p w14:paraId="03F1CE66" w14:textId="77777777" w:rsidR="0096104C" w:rsidRDefault="00000000">
      <w:pPr>
        <w:numPr>
          <w:ilvl w:val="1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GRN ID - CRM generated [Order id - date - GRN sequence #]</w:t>
      </w:r>
    </w:p>
    <w:p w14:paraId="6E87C125" w14:textId="77777777" w:rsidR="0096104C" w:rsidRDefault="00000000">
      <w:pPr>
        <w:numPr>
          <w:ilvl w:val="1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GRN Status - Partial / Complete / Disputed [Damaged/missing items]</w:t>
      </w:r>
    </w:p>
    <w:p w14:paraId="69099B14" w14:textId="77777777" w:rsidR="0096104C" w:rsidRDefault="00000000">
      <w:pPr>
        <w:numPr>
          <w:ilvl w:val="1"/>
          <w:numId w:val="12"/>
        </w:numPr>
        <w:rPr>
          <w:color w:val="990000"/>
          <w:sz w:val="20"/>
          <w:szCs w:val="20"/>
        </w:rPr>
      </w:pPr>
      <w:r>
        <w:rPr>
          <w:color w:val="990000"/>
          <w:sz w:val="20"/>
          <w:szCs w:val="20"/>
        </w:rPr>
        <w:t>Disputed GRN is escalated to ______?</w:t>
      </w:r>
    </w:p>
    <w:p w14:paraId="308F4B06" w14:textId="77777777" w:rsidR="0096104C" w:rsidRDefault="00000000">
      <w:pPr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Once GRN is confirmed, inventory is added to itarang inventory</w:t>
      </w:r>
    </w:p>
    <w:p w14:paraId="043DE938" w14:textId="77777777" w:rsidR="0096104C" w:rsidRDefault="00000000">
      <w:pPr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GRN is editable with Sales head approval, GRN edits require Sales Head approval + audit log</w:t>
      </w:r>
    </w:p>
    <w:p w14:paraId="5628BA1F" w14:textId="77777777" w:rsidR="0096104C" w:rsidRDefault="00000000">
      <w:pPr>
        <w:numPr>
          <w:ilvl w:val="0"/>
          <w:numId w:val="12"/>
        </w:numPr>
        <w:rPr>
          <w:sz w:val="20"/>
          <w:szCs w:val="20"/>
        </w:rPr>
      </w:pPr>
      <w:r>
        <w:rPr>
          <w:i/>
          <w:iCs/>
          <w:sz w:val="20"/>
          <w:szCs w:val="20"/>
        </w:rPr>
        <w:t xml:space="preserve">SLA: </w:t>
      </w:r>
      <w:r>
        <w:rPr>
          <w:i/>
          <w:iCs/>
          <w:color w:val="990000"/>
          <w:sz w:val="20"/>
          <w:szCs w:val="20"/>
        </w:rPr>
        <w:t>24 hours from the last step’s completion timestamp?, ​​Auto escalation to “------”</w:t>
      </w:r>
    </w:p>
    <w:p w14:paraId="73791A9D" w14:textId="77777777" w:rsidR="0096104C" w:rsidRDefault="0096104C">
      <w:pPr>
        <w:ind w:left="720"/>
        <w:rPr>
          <w:i/>
          <w:iCs/>
          <w:color w:val="990000"/>
          <w:sz w:val="20"/>
          <w:szCs w:val="20"/>
        </w:rPr>
      </w:pPr>
    </w:p>
    <w:p w14:paraId="07FEF3B2" w14:textId="77777777" w:rsidR="0096104C" w:rsidRDefault="00000000">
      <w:r>
        <w:t>10. Reporting and Dashboard:</w:t>
      </w:r>
    </w:p>
    <w:p w14:paraId="5AD7B47A" w14:textId="77777777" w:rsidR="0096104C" w:rsidRDefault="00000000">
      <w:pPr>
        <w:numPr>
          <w:ilvl w:val="0"/>
          <w:numId w:val="11"/>
        </w:numPr>
      </w:pPr>
      <w:r>
        <w:t>Orders by status</w:t>
      </w:r>
    </w:p>
    <w:p w14:paraId="20338ABB" w14:textId="77777777" w:rsidR="0096104C" w:rsidRDefault="00000000">
      <w:pPr>
        <w:numPr>
          <w:ilvl w:val="0"/>
          <w:numId w:val="11"/>
        </w:numPr>
      </w:pPr>
      <w:r>
        <w:t>SLA breaches by role</w:t>
      </w:r>
    </w:p>
    <w:p w14:paraId="745DFCAD" w14:textId="77777777" w:rsidR="0096104C" w:rsidRDefault="00000000">
      <w:pPr>
        <w:numPr>
          <w:ilvl w:val="0"/>
          <w:numId w:val="11"/>
        </w:numPr>
      </w:pPr>
      <w:r>
        <w:t>Credit exposure &amp; aging by OEM</w:t>
      </w:r>
    </w:p>
    <w:p w14:paraId="54B36365" w14:textId="77777777" w:rsidR="0096104C" w:rsidRDefault="00000000">
      <w:pPr>
        <w:numPr>
          <w:ilvl w:val="0"/>
          <w:numId w:val="11"/>
        </w:numPr>
      </w:pPr>
      <w:r>
        <w:t>In-transit vs received inventory</w:t>
      </w:r>
    </w:p>
    <w:p w14:paraId="00F8FEC6" w14:textId="77777777" w:rsidR="0096104C" w:rsidRDefault="00000000">
      <w:pPr>
        <w:numPr>
          <w:ilvl w:val="0"/>
          <w:numId w:val="11"/>
        </w:numPr>
      </w:pPr>
      <w:r>
        <w:t>Disputed GRNs &amp; resolution time</w:t>
      </w:r>
    </w:p>
    <w:p w14:paraId="6B52A6AD" w14:textId="77777777" w:rsidR="0096104C" w:rsidRDefault="00000000">
      <w:pPr>
        <w:numPr>
          <w:ilvl w:val="0"/>
          <w:numId w:val="11"/>
        </w:numPr>
      </w:pPr>
      <w:r>
        <w:t>Inventory Details with all the columns</w:t>
      </w:r>
    </w:p>
    <w:p w14:paraId="5CD13641" w14:textId="77777777" w:rsidR="0096104C" w:rsidRDefault="00000000">
      <w:r>
        <w:t>11. Inventory uploader: An inventory uploader is required in CRM in MVP phase with following fields - Admin should be able to add the category, inventory type, Model, OEM, Warranty Clause</w:t>
      </w:r>
    </w:p>
    <w:p w14:paraId="611B4722" w14:textId="77777777" w:rsidR="0096104C" w:rsidRDefault="00000000">
      <w:pPr>
        <w:numPr>
          <w:ilvl w:val="0"/>
          <w:numId w:val="14"/>
        </w:numPr>
      </w:pPr>
      <w:r>
        <w:t>Upload date - Time stamp (Automatic CRM generated)</w:t>
      </w:r>
    </w:p>
    <w:p w14:paraId="6E84D64A" w14:textId="77777777" w:rsidR="0096104C" w:rsidRDefault="00000000">
      <w:pPr>
        <w:numPr>
          <w:ilvl w:val="0"/>
          <w:numId w:val="14"/>
        </w:numPr>
      </w:pPr>
      <w:r>
        <w:t>HSN Code - must match from Product Catalog</w:t>
      </w:r>
    </w:p>
    <w:p w14:paraId="791DC725" w14:textId="77777777" w:rsidR="0096104C" w:rsidRDefault="00000000">
      <w:pPr>
        <w:numPr>
          <w:ilvl w:val="0"/>
          <w:numId w:val="14"/>
        </w:numPr>
      </w:pPr>
      <w:r>
        <w:t>Asset Category - must match from Product Catalog</w:t>
      </w:r>
    </w:p>
    <w:p w14:paraId="066DD6CC" w14:textId="77777777" w:rsidR="0096104C" w:rsidRDefault="00000000">
      <w:pPr>
        <w:numPr>
          <w:ilvl w:val="0"/>
          <w:numId w:val="14"/>
        </w:numPr>
      </w:pPr>
      <w:r>
        <w:t>Asset type - must match from Product Catalog</w:t>
      </w:r>
    </w:p>
    <w:p w14:paraId="3ED6096E" w14:textId="77777777" w:rsidR="0096104C" w:rsidRDefault="00000000">
      <w:pPr>
        <w:numPr>
          <w:ilvl w:val="0"/>
          <w:numId w:val="14"/>
        </w:numPr>
      </w:pPr>
      <w:r>
        <w:t>Model (Drop down) - must match from Product Catalog</w:t>
      </w:r>
    </w:p>
    <w:p w14:paraId="34349914" w14:textId="77777777" w:rsidR="0096104C" w:rsidRDefault="00000000">
      <w:pPr>
        <w:numPr>
          <w:ilvl w:val="0"/>
          <w:numId w:val="14"/>
        </w:numPr>
      </w:pPr>
      <w:r>
        <w:t>Serialized/Non Serialized - must match from Product Catalog</w:t>
      </w:r>
    </w:p>
    <w:p w14:paraId="60E15F1E" w14:textId="77777777" w:rsidR="0096104C" w:rsidRDefault="00000000">
      <w:pPr>
        <w:numPr>
          <w:ilvl w:val="0"/>
          <w:numId w:val="14"/>
        </w:numPr>
      </w:pPr>
      <w:r>
        <w:t>OEM Name - Name must match from OEM Onboarding</w:t>
      </w:r>
    </w:p>
    <w:p w14:paraId="410AED59" w14:textId="77777777" w:rsidR="0096104C" w:rsidRDefault="00000000">
      <w:pPr>
        <w:numPr>
          <w:ilvl w:val="0"/>
          <w:numId w:val="14"/>
        </w:numPr>
      </w:pPr>
      <w:r>
        <w:t>OEM ID - ID must match From OEM Onboarding</w:t>
      </w:r>
    </w:p>
    <w:p w14:paraId="5B4034F0" w14:textId="77777777" w:rsidR="0096104C" w:rsidRDefault="00000000">
      <w:pPr>
        <w:numPr>
          <w:ilvl w:val="0"/>
          <w:numId w:val="14"/>
        </w:numPr>
      </w:pPr>
      <w:r>
        <w:t>Warranty clause - must match from Product Catalog</w:t>
      </w:r>
    </w:p>
    <w:p w14:paraId="493BD193" w14:textId="77777777" w:rsidR="0096104C" w:rsidRDefault="00000000">
      <w:pPr>
        <w:numPr>
          <w:ilvl w:val="0"/>
          <w:numId w:val="14"/>
        </w:numPr>
      </w:pPr>
      <w:r>
        <w:t>Battery/Charger/Inverter serial number - Mandatory (Serialized), blank (Non serialized)</w:t>
      </w:r>
    </w:p>
    <w:p w14:paraId="16E3CDF2" w14:textId="77777777" w:rsidR="0096104C" w:rsidRDefault="00000000">
      <w:pPr>
        <w:numPr>
          <w:ilvl w:val="0"/>
          <w:numId w:val="14"/>
        </w:numPr>
      </w:pPr>
      <w:r>
        <w:t>IMEI number - Enabled and mandatory for 2W and 3W with iot battery, blank for rest</w:t>
      </w:r>
    </w:p>
    <w:p w14:paraId="3C6072B7" w14:textId="77777777" w:rsidR="0096104C" w:rsidRDefault="00000000">
      <w:pPr>
        <w:numPr>
          <w:ilvl w:val="0"/>
          <w:numId w:val="14"/>
        </w:numPr>
      </w:pPr>
      <w:r>
        <w:t>Quantity</w:t>
      </w:r>
    </w:p>
    <w:p w14:paraId="5B1D99FD" w14:textId="77777777" w:rsidR="0096104C" w:rsidRDefault="00000000">
      <w:pPr>
        <w:numPr>
          <w:ilvl w:val="0"/>
          <w:numId w:val="14"/>
        </w:numPr>
      </w:pPr>
      <w:r>
        <w:t>Invoice #</w:t>
      </w:r>
    </w:p>
    <w:p w14:paraId="19A97201" w14:textId="77777777" w:rsidR="0096104C" w:rsidRDefault="00000000">
      <w:pPr>
        <w:numPr>
          <w:ilvl w:val="0"/>
          <w:numId w:val="14"/>
        </w:numPr>
      </w:pPr>
      <w:r>
        <w:t>Invoice date</w:t>
      </w:r>
    </w:p>
    <w:p w14:paraId="148743D8" w14:textId="77777777" w:rsidR="0096104C" w:rsidRDefault="00000000">
      <w:pPr>
        <w:numPr>
          <w:ilvl w:val="0"/>
          <w:numId w:val="14"/>
        </w:numPr>
      </w:pPr>
      <w:r>
        <w:t>E-delivery challan #</w:t>
      </w:r>
    </w:p>
    <w:p w14:paraId="244260C8" w14:textId="77777777" w:rsidR="0096104C" w:rsidRDefault="00000000">
      <w:pPr>
        <w:numPr>
          <w:ilvl w:val="0"/>
          <w:numId w:val="14"/>
        </w:numPr>
      </w:pPr>
      <w:r>
        <w:t>E-delivery challan date</w:t>
      </w:r>
    </w:p>
    <w:p w14:paraId="21878BAF" w14:textId="77777777" w:rsidR="0096104C" w:rsidRDefault="00000000">
      <w:pPr>
        <w:numPr>
          <w:ilvl w:val="0"/>
          <w:numId w:val="14"/>
        </w:numPr>
      </w:pPr>
      <w:r>
        <w:t>Inventory Amount</w:t>
      </w:r>
    </w:p>
    <w:p w14:paraId="680686CC" w14:textId="77777777" w:rsidR="0096104C" w:rsidRDefault="00000000">
      <w:pPr>
        <w:numPr>
          <w:ilvl w:val="0"/>
          <w:numId w:val="14"/>
        </w:numPr>
      </w:pPr>
      <w:r>
        <w:t>GST - 18%/5%</w:t>
      </w:r>
    </w:p>
    <w:p w14:paraId="5D6E3239" w14:textId="77777777" w:rsidR="0096104C" w:rsidRDefault="00000000">
      <w:pPr>
        <w:numPr>
          <w:ilvl w:val="0"/>
          <w:numId w:val="14"/>
        </w:numPr>
      </w:pPr>
      <w:r>
        <w:t>Final Amount - Inventory Amount * (1+GST)</w:t>
      </w:r>
    </w:p>
    <w:p w14:paraId="6789A70C" w14:textId="77777777" w:rsidR="0096104C" w:rsidRDefault="00000000">
      <w:r>
        <w:t>All inputs are mandatory if mentioned otherwise</w:t>
      </w:r>
    </w:p>
    <w:p w14:paraId="26DA583E" w14:textId="77777777" w:rsidR="0096104C" w:rsidRDefault="0096104C"/>
    <w:p w14:paraId="2178170B" w14:textId="77777777" w:rsidR="0096104C" w:rsidRDefault="0096104C"/>
    <w:p w14:paraId="1718D6A4" w14:textId="77777777" w:rsidR="0096104C" w:rsidRDefault="00000000">
      <w:pPr>
        <w:rPr>
          <w:b/>
          <w:bCs/>
        </w:rPr>
      </w:pPr>
      <w:r>
        <w:rPr>
          <w:b/>
          <w:bCs/>
        </w:rPr>
        <w:t xml:space="preserve">MVP: Product catalog (0), OEM Onboarding (0.1), Inventory uploader(11), Inventory report (with all </w:t>
      </w:r>
      <w:commentRangeStart w:id="5"/>
      <w:r>
        <w:rPr>
          <w:b/>
          <w:bCs/>
        </w:rPr>
        <w:t>columns</w:t>
      </w:r>
      <w:commentRangeEnd w:id="5"/>
      <w:r>
        <w:rPr>
          <w:rStyle w:val="CommentReference"/>
          <w:b/>
          <w:bCs/>
          <w:sz w:val="22"/>
          <w:szCs w:val="22"/>
        </w:rPr>
        <w:commentReference w:id="5"/>
      </w:r>
      <w:r>
        <w:rPr>
          <w:b/>
          <w:bCs/>
        </w:rPr>
        <w:t xml:space="preserve">) </w:t>
      </w:r>
    </w:p>
    <w:p w14:paraId="2EEF1CA8" w14:textId="77777777" w:rsidR="0096104C" w:rsidRDefault="0096104C"/>
    <w:p w14:paraId="262B3306" w14:textId="77777777" w:rsidR="0096104C" w:rsidRDefault="0096104C">
      <w:pPr>
        <w:rPr>
          <w:sz w:val="20"/>
          <w:szCs w:val="20"/>
        </w:rPr>
        <w:sectPr w:rsidR="0096104C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6251266C" w14:textId="77777777" w:rsidR="0096104C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sz w:val="20"/>
          <w:szCs w:val="20"/>
        </w:rPr>
        <w:sectPr w:rsidR="0096104C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6" w:name="_uyxijvrvr789" w:colFirst="0" w:colLast="0"/>
      <w:bookmarkEnd w:id="6"/>
      <w:r>
        <w:rPr>
          <w:color w:val="000000"/>
        </w:rPr>
        <w:lastRenderedPageBreak/>
        <w:t>Itarang to Dealer:</w:t>
      </w:r>
    </w:p>
    <w:p w14:paraId="5E3BF4BE" w14:textId="77777777" w:rsidR="0096104C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Itarang to Dealer: </w:t>
      </w:r>
    </w:p>
    <w:p w14:paraId="3D29125D" w14:textId="77777777" w:rsidR="0096104C" w:rsidRDefault="0096104C"/>
    <w:p w14:paraId="6BB23E7E" w14:textId="77777777" w:rsidR="0096104C" w:rsidRDefault="00000000">
      <w:pPr>
        <w:spacing w:before="240" w:after="240"/>
      </w:pPr>
      <w:r>
        <w:t>Dealer sales at Itarang are currently managed across calls, WhatsApp, and spreadsheets, resulting in poor lead tracking, inconsistent pricing, manual approvals, weak credit control, and delayed dispatches.</w:t>
      </w:r>
    </w:p>
    <w:p w14:paraId="30145745" w14:textId="77777777" w:rsidR="0096104C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This BRD proposes a CRM-led, end-to-end dealer lifecycle that digitizes:</w:t>
      </w:r>
      <w:r>
        <w:rPr>
          <w:rFonts w:ascii="Arial Unicode MS" w:eastAsia="Arial Unicode MS" w:hAnsi="Arial Unicode MS" w:cs="Arial Unicode MS"/>
        </w:rPr>
        <w:br/>
        <w:t>Lead → Qualification → Commercial Deal (Quote) → Order → Dispatch → Fulfilment</w:t>
      </w:r>
    </w:p>
    <w:p w14:paraId="1764B056" w14:textId="77777777" w:rsidR="0096104C" w:rsidRDefault="00000000">
      <w:pPr>
        <w:spacing w:before="240" w:after="240"/>
      </w:pPr>
      <w:r>
        <w:t>The CRM will act as the single system of record, with email/WhatsApp used only for communication and notifications in Phase 1.</w:t>
      </w:r>
    </w:p>
    <w:p w14:paraId="0CCD848C" w14:textId="77777777" w:rsidR="0096104C" w:rsidRDefault="00000000">
      <w:pPr>
        <w:spacing w:before="240" w:after="240"/>
        <w:rPr>
          <w:b/>
          <w:bCs/>
          <w:u w:val="single"/>
        </w:rPr>
      </w:pPr>
      <w:r>
        <w:rPr>
          <w:b/>
          <w:bCs/>
          <w:u w:val="single"/>
        </w:rPr>
        <w:t>Outcome:</w:t>
      </w:r>
    </w:p>
    <w:p w14:paraId="4362B644" w14:textId="77777777" w:rsidR="0096104C" w:rsidRDefault="00000000">
      <w:pPr>
        <w:numPr>
          <w:ilvl w:val="0"/>
          <w:numId w:val="30"/>
        </w:numPr>
        <w:spacing w:before="240"/>
      </w:pPr>
      <w:r>
        <w:t>Faster lead-to-order conversion</w:t>
      </w:r>
    </w:p>
    <w:p w14:paraId="3CF72C84" w14:textId="77777777" w:rsidR="0096104C" w:rsidRDefault="00000000">
      <w:pPr>
        <w:numPr>
          <w:ilvl w:val="0"/>
          <w:numId w:val="30"/>
        </w:numPr>
      </w:pPr>
      <w:r>
        <w:t>Controlled pricing and credit exposure</w:t>
      </w:r>
    </w:p>
    <w:p w14:paraId="71738750" w14:textId="77777777" w:rsidR="0096104C" w:rsidRDefault="00000000">
      <w:pPr>
        <w:numPr>
          <w:ilvl w:val="0"/>
          <w:numId w:val="30"/>
        </w:numPr>
      </w:pPr>
      <w:r>
        <w:t>Real-time inventory allocation</w:t>
      </w:r>
    </w:p>
    <w:p w14:paraId="781AED36" w14:textId="77777777" w:rsidR="0096104C" w:rsidRDefault="00000000">
      <w:pPr>
        <w:numPr>
          <w:ilvl w:val="0"/>
          <w:numId w:val="30"/>
        </w:numPr>
      </w:pPr>
      <w:r>
        <w:t>Full audit trail from lead to fulfilment</w:t>
      </w:r>
    </w:p>
    <w:p w14:paraId="3C0B3910" w14:textId="77777777" w:rsidR="0096104C" w:rsidRDefault="00000000">
      <w:pPr>
        <w:numPr>
          <w:ilvl w:val="0"/>
          <w:numId w:val="30"/>
        </w:numPr>
        <w:spacing w:after="240"/>
      </w:pPr>
      <w:r>
        <w:t>Improved dealer experience and scalability</w:t>
      </w:r>
    </w:p>
    <w:p w14:paraId="1598EBD0" w14:textId="77777777" w:rsidR="0096104C" w:rsidRDefault="00000000">
      <w:pPr>
        <w:pStyle w:val="Heading2"/>
        <w:keepNext w:val="0"/>
        <w:keepLines w:val="0"/>
        <w:spacing w:after="80"/>
        <w:rPr>
          <w:sz w:val="22"/>
          <w:szCs w:val="22"/>
          <w:u w:val="single"/>
        </w:rPr>
      </w:pPr>
      <w:bookmarkStart w:id="7" w:name="_rebi0iavlmth" w:colFirst="0" w:colLast="0"/>
      <w:bookmarkEnd w:id="7"/>
      <w:r>
        <w:rPr>
          <w:b/>
          <w:bCs/>
          <w:sz w:val="22"/>
          <w:szCs w:val="22"/>
          <w:u w:val="single"/>
        </w:rPr>
        <w:t>Problem Statement:</w:t>
      </w:r>
    </w:p>
    <w:p w14:paraId="269B4B9A" w14:textId="77777777" w:rsidR="0096104C" w:rsidRDefault="00000000">
      <w:pPr>
        <w:numPr>
          <w:ilvl w:val="0"/>
          <w:numId w:val="19"/>
        </w:numPr>
        <w:spacing w:before="240"/>
      </w:pPr>
      <w:r>
        <w:t>Leads captured inconsistently across channels</w:t>
      </w:r>
    </w:p>
    <w:p w14:paraId="2EB01FE6" w14:textId="77777777" w:rsidR="0096104C" w:rsidRDefault="00000000">
      <w:pPr>
        <w:numPr>
          <w:ilvl w:val="0"/>
          <w:numId w:val="19"/>
        </w:numPr>
      </w:pPr>
      <w:r>
        <w:t>No structured qualification criteria</w:t>
      </w:r>
    </w:p>
    <w:p w14:paraId="35C482F0" w14:textId="77777777" w:rsidR="0096104C" w:rsidRDefault="00000000">
      <w:pPr>
        <w:numPr>
          <w:ilvl w:val="0"/>
          <w:numId w:val="19"/>
        </w:numPr>
      </w:pPr>
      <w:r>
        <w:t>Manual and ad-hoc pricing approvals</w:t>
      </w:r>
    </w:p>
    <w:p w14:paraId="4EDFF67F" w14:textId="77777777" w:rsidR="0096104C" w:rsidRDefault="00000000">
      <w:pPr>
        <w:numPr>
          <w:ilvl w:val="0"/>
          <w:numId w:val="19"/>
        </w:numPr>
      </w:pPr>
      <w:r>
        <w:t>Weak visibility into credit exposure</w:t>
      </w:r>
    </w:p>
    <w:p w14:paraId="010040A7" w14:textId="77777777" w:rsidR="0096104C" w:rsidRDefault="00000000">
      <w:pPr>
        <w:numPr>
          <w:ilvl w:val="0"/>
          <w:numId w:val="19"/>
        </w:numPr>
      </w:pPr>
      <w:r>
        <w:t>Inventory allocation done offline</w:t>
      </w:r>
    </w:p>
    <w:p w14:paraId="01BD0A55" w14:textId="77777777" w:rsidR="0096104C" w:rsidRDefault="00000000">
      <w:pPr>
        <w:numPr>
          <w:ilvl w:val="0"/>
          <w:numId w:val="19"/>
        </w:numPr>
        <w:spacing w:after="240"/>
      </w:pPr>
      <w:r>
        <w:t>No unified audit trail from lead to dispatch</w:t>
      </w:r>
    </w:p>
    <w:p w14:paraId="4C42132E" w14:textId="77777777" w:rsidR="0096104C" w:rsidRDefault="00000000">
      <w:pPr>
        <w:spacing w:before="240" w:after="240"/>
        <w:rPr>
          <w:b/>
          <w:bCs/>
          <w:u w:val="single"/>
        </w:rPr>
      </w:pPr>
      <w:r>
        <w:rPr>
          <w:b/>
          <w:bCs/>
          <w:u w:val="single"/>
        </w:rPr>
        <w:t>Goals</w:t>
      </w:r>
    </w:p>
    <w:p w14:paraId="1DE6A8CF" w14:textId="77777777" w:rsidR="0096104C" w:rsidRDefault="00000000">
      <w:pPr>
        <w:spacing w:before="240" w:after="240"/>
      </w:pPr>
      <w:r>
        <w:t>Business Goals:</w:t>
      </w:r>
    </w:p>
    <w:p w14:paraId="34E6D74E" w14:textId="77777777" w:rsidR="0096104C" w:rsidRDefault="00000000">
      <w:pPr>
        <w:numPr>
          <w:ilvl w:val="0"/>
          <w:numId w:val="20"/>
        </w:numPr>
        <w:spacing w:before="240"/>
      </w:pPr>
      <w:r>
        <w:rPr>
          <w:rFonts w:ascii="Arial Unicode MS" w:eastAsia="Arial Unicode MS" w:hAnsi="Arial Unicode MS" w:cs="Arial Unicode MS"/>
        </w:rPr>
        <w:t>Increase qualified lead → order conversion rate</w:t>
      </w:r>
    </w:p>
    <w:p w14:paraId="16DE9777" w14:textId="77777777" w:rsidR="0096104C" w:rsidRDefault="00000000">
      <w:pPr>
        <w:numPr>
          <w:ilvl w:val="0"/>
          <w:numId w:val="20"/>
        </w:numPr>
      </w:pPr>
      <w:r>
        <w:t>Enforce pricing, GST, and credit controls</w:t>
      </w:r>
    </w:p>
    <w:p w14:paraId="746578AF" w14:textId="77777777" w:rsidR="0096104C" w:rsidRDefault="00000000">
      <w:pPr>
        <w:numPr>
          <w:ilvl w:val="0"/>
          <w:numId w:val="20"/>
        </w:numPr>
      </w:pPr>
      <w:r>
        <w:t>Reduce lead-to-dispatch turnaround time</w:t>
      </w:r>
    </w:p>
    <w:p w14:paraId="73D3C436" w14:textId="77777777" w:rsidR="0096104C" w:rsidRDefault="00000000">
      <w:pPr>
        <w:numPr>
          <w:ilvl w:val="0"/>
          <w:numId w:val="20"/>
        </w:numPr>
      </w:pPr>
      <w:r>
        <w:t>Enable dealer-level credit visibility</w:t>
      </w:r>
    </w:p>
    <w:p w14:paraId="1E1B4860" w14:textId="77777777" w:rsidR="0096104C" w:rsidRDefault="00000000">
      <w:pPr>
        <w:numPr>
          <w:ilvl w:val="0"/>
          <w:numId w:val="20"/>
        </w:numPr>
        <w:spacing w:after="240"/>
      </w:pPr>
      <w:r>
        <w:t>Improve operational scalability without headcount growth</w:t>
      </w:r>
    </w:p>
    <w:p w14:paraId="17B44EFD" w14:textId="77777777" w:rsidR="0096104C" w:rsidRDefault="00000000">
      <w:pPr>
        <w:spacing w:before="240" w:after="240"/>
      </w:pPr>
      <w:r>
        <w:t>User Goals:</w:t>
      </w:r>
    </w:p>
    <w:p w14:paraId="7B46F7A7" w14:textId="77777777" w:rsidR="0096104C" w:rsidRDefault="00000000">
      <w:pPr>
        <w:numPr>
          <w:ilvl w:val="0"/>
          <w:numId w:val="28"/>
        </w:numPr>
        <w:spacing w:before="240"/>
      </w:pPr>
      <w:r>
        <w:t>Sales teams track leads and deals in one place</w:t>
      </w:r>
    </w:p>
    <w:p w14:paraId="6C97C743" w14:textId="77777777" w:rsidR="0096104C" w:rsidRDefault="00000000">
      <w:pPr>
        <w:numPr>
          <w:ilvl w:val="0"/>
          <w:numId w:val="28"/>
        </w:numPr>
      </w:pPr>
      <w:r>
        <w:t>Management has approval visibility and control</w:t>
      </w:r>
    </w:p>
    <w:p w14:paraId="15C45073" w14:textId="77777777" w:rsidR="0096104C" w:rsidRDefault="00000000">
      <w:pPr>
        <w:numPr>
          <w:ilvl w:val="0"/>
          <w:numId w:val="28"/>
        </w:numPr>
      </w:pPr>
      <w:r>
        <w:lastRenderedPageBreak/>
        <w:t>Finance tracks receivables and credit exposure</w:t>
      </w:r>
    </w:p>
    <w:p w14:paraId="274F100A" w14:textId="77777777" w:rsidR="0096104C" w:rsidRDefault="00000000">
      <w:pPr>
        <w:numPr>
          <w:ilvl w:val="0"/>
          <w:numId w:val="28"/>
        </w:numPr>
        <w:spacing w:after="240"/>
      </w:pPr>
      <w:r>
        <w:t>Inventory team allocates and dispatches confidently</w:t>
      </w:r>
    </w:p>
    <w:p w14:paraId="1F271552" w14:textId="77777777" w:rsidR="0096104C" w:rsidRDefault="00000000">
      <w:pPr>
        <w:spacing w:before="240" w:after="240"/>
      </w:pPr>
      <w:r>
        <w:t>Non-Goals (Phase 1):</w:t>
      </w:r>
    </w:p>
    <w:p w14:paraId="39699B6B" w14:textId="77777777" w:rsidR="0096104C" w:rsidRDefault="00000000">
      <w:pPr>
        <w:numPr>
          <w:ilvl w:val="0"/>
          <w:numId w:val="17"/>
        </w:numPr>
        <w:spacing w:before="240"/>
      </w:pPr>
      <w:r>
        <w:t>No dealer portal</w:t>
      </w:r>
    </w:p>
    <w:p w14:paraId="237C2D4B" w14:textId="77777777" w:rsidR="0096104C" w:rsidRDefault="00000000">
      <w:pPr>
        <w:numPr>
          <w:ilvl w:val="0"/>
          <w:numId w:val="17"/>
        </w:numPr>
      </w:pPr>
      <w:r>
        <w:t>No automated payment collection</w:t>
      </w:r>
    </w:p>
    <w:p w14:paraId="6DE24C6B" w14:textId="77777777" w:rsidR="0096104C" w:rsidRDefault="00000000">
      <w:pPr>
        <w:numPr>
          <w:ilvl w:val="0"/>
          <w:numId w:val="17"/>
        </w:numPr>
      </w:pPr>
      <w:r>
        <w:t>No OEM-side dependency</w:t>
      </w:r>
    </w:p>
    <w:p w14:paraId="1D9A8B3A" w14:textId="77777777" w:rsidR="0096104C" w:rsidRDefault="00000000">
      <w:pPr>
        <w:numPr>
          <w:ilvl w:val="0"/>
          <w:numId w:val="17"/>
        </w:numPr>
        <w:spacing w:after="240"/>
      </w:pPr>
      <w:r>
        <w:t>No AI-driven pricing or credit decisions</w:t>
      </w:r>
    </w:p>
    <w:p w14:paraId="4CDBE831" w14:textId="77777777" w:rsidR="0096104C" w:rsidRDefault="00000000">
      <w:pPr>
        <w:spacing w:before="240" w:after="240"/>
        <w:rPr>
          <w:b/>
          <w:bCs/>
          <w:u w:val="single"/>
        </w:rPr>
      </w:pPr>
      <w:r>
        <w:rPr>
          <w:b/>
          <w:bCs/>
          <w:u w:val="single"/>
        </w:rPr>
        <w:t xml:space="preserve">Scope: </w:t>
      </w:r>
    </w:p>
    <w:p w14:paraId="2B677B84" w14:textId="77777777" w:rsidR="0096104C" w:rsidRDefault="00000000">
      <w:pPr>
        <w:numPr>
          <w:ilvl w:val="0"/>
          <w:numId w:val="8"/>
        </w:numPr>
        <w:spacing w:before="240"/>
      </w:pPr>
      <w:r>
        <w:t>Lead management</w:t>
      </w:r>
    </w:p>
    <w:p w14:paraId="3BFA3704" w14:textId="77777777" w:rsidR="0096104C" w:rsidRDefault="00000000">
      <w:pPr>
        <w:numPr>
          <w:ilvl w:val="0"/>
          <w:numId w:val="8"/>
        </w:numPr>
      </w:pPr>
      <w:r>
        <w:t>Dealer qualification</w:t>
      </w:r>
    </w:p>
    <w:p w14:paraId="091D79E9" w14:textId="77777777" w:rsidR="0096104C" w:rsidRDefault="00000000">
      <w:pPr>
        <w:numPr>
          <w:ilvl w:val="0"/>
          <w:numId w:val="8"/>
        </w:numPr>
      </w:pPr>
      <w:r>
        <w:t>Commercial deal (quote) creation</w:t>
      </w:r>
    </w:p>
    <w:p w14:paraId="4ADA90DF" w14:textId="77777777" w:rsidR="0096104C" w:rsidRDefault="00000000">
      <w:pPr>
        <w:numPr>
          <w:ilvl w:val="0"/>
          <w:numId w:val="8"/>
        </w:numPr>
      </w:pPr>
      <w:r>
        <w:t>Approval workflows</w:t>
      </w:r>
    </w:p>
    <w:p w14:paraId="3DF4A1D0" w14:textId="77777777" w:rsidR="0096104C" w:rsidRDefault="00000000">
      <w:pPr>
        <w:numPr>
          <w:ilvl w:val="0"/>
          <w:numId w:val="8"/>
        </w:numPr>
      </w:pPr>
      <w:r>
        <w:t>Order creation</w:t>
      </w:r>
    </w:p>
    <w:p w14:paraId="6CF08A7E" w14:textId="77777777" w:rsidR="0096104C" w:rsidRDefault="00000000">
      <w:pPr>
        <w:numPr>
          <w:ilvl w:val="0"/>
          <w:numId w:val="8"/>
        </w:numPr>
      </w:pPr>
      <w:r>
        <w:t>Inventory allocation</w:t>
      </w:r>
    </w:p>
    <w:p w14:paraId="62FDED1F" w14:textId="77777777" w:rsidR="0096104C" w:rsidRDefault="00000000">
      <w:pPr>
        <w:numPr>
          <w:ilvl w:val="0"/>
          <w:numId w:val="8"/>
        </w:numPr>
        <w:spacing w:after="240"/>
      </w:pPr>
      <w:r>
        <w:t>Dispatch and fulfilment tracking</w:t>
      </w:r>
    </w:p>
    <w:p w14:paraId="427EA6F0" w14:textId="77777777" w:rsidR="0096104C" w:rsidRDefault="00000000">
      <w:pPr>
        <w:spacing w:before="240" w:after="240"/>
        <w:rPr>
          <w:b/>
          <w:bCs/>
          <w:u w:val="single"/>
        </w:rPr>
      </w:pPr>
      <w:r>
        <w:rPr>
          <w:b/>
          <w:bCs/>
          <w:u w:val="single"/>
        </w:rPr>
        <w:t>System of Record Principle:</w:t>
      </w:r>
    </w:p>
    <w:p w14:paraId="0FD71584" w14:textId="77777777" w:rsidR="0096104C" w:rsidRDefault="00000000">
      <w:pPr>
        <w:numPr>
          <w:ilvl w:val="0"/>
          <w:numId w:val="10"/>
        </w:numPr>
        <w:spacing w:before="240"/>
      </w:pPr>
      <w:r>
        <w:t>CRM is the system of record</w:t>
      </w:r>
    </w:p>
    <w:p w14:paraId="496111A4" w14:textId="77777777" w:rsidR="0096104C" w:rsidRDefault="00000000">
      <w:pPr>
        <w:numPr>
          <w:ilvl w:val="0"/>
          <w:numId w:val="10"/>
        </w:numPr>
      </w:pPr>
      <w:r>
        <w:t>WhatsApp / Email are communication channels only</w:t>
      </w:r>
    </w:p>
    <w:p w14:paraId="2BEE8C42" w14:textId="77777777" w:rsidR="0096104C" w:rsidRDefault="00000000">
      <w:pPr>
        <w:numPr>
          <w:ilvl w:val="0"/>
          <w:numId w:val="10"/>
        </w:numPr>
      </w:pPr>
      <w:r>
        <w:t>Any document received externally must be uploaded to CRM</w:t>
      </w:r>
    </w:p>
    <w:p w14:paraId="798784FB" w14:textId="77777777" w:rsidR="0096104C" w:rsidRDefault="00000000">
      <w:pPr>
        <w:numPr>
          <w:ilvl w:val="0"/>
          <w:numId w:val="10"/>
        </w:numPr>
      </w:pPr>
      <w:r>
        <w:t>All edits logged with user ID + timestamp</w:t>
      </w:r>
    </w:p>
    <w:p w14:paraId="5F059C8C" w14:textId="77777777" w:rsidR="0096104C" w:rsidRDefault="00000000">
      <w:pPr>
        <w:numPr>
          <w:ilvl w:val="1"/>
          <w:numId w:val="10"/>
        </w:numPr>
      </w:pPr>
      <w:r>
        <w:t>User ID</w:t>
      </w:r>
    </w:p>
    <w:p w14:paraId="7553A15D" w14:textId="77777777" w:rsidR="0096104C" w:rsidRDefault="00000000">
      <w:pPr>
        <w:numPr>
          <w:ilvl w:val="1"/>
          <w:numId w:val="10"/>
        </w:numPr>
      </w:pPr>
      <w:r>
        <w:t>Timestamp</w:t>
      </w:r>
    </w:p>
    <w:p w14:paraId="24626C51" w14:textId="77777777" w:rsidR="0096104C" w:rsidRDefault="00000000">
      <w:pPr>
        <w:numPr>
          <w:ilvl w:val="1"/>
          <w:numId w:val="10"/>
        </w:numPr>
      </w:pPr>
      <w:r>
        <w:t>Old value</w:t>
      </w:r>
    </w:p>
    <w:p w14:paraId="6EE218BE" w14:textId="77777777" w:rsidR="0096104C" w:rsidRDefault="00000000">
      <w:pPr>
        <w:numPr>
          <w:ilvl w:val="1"/>
          <w:numId w:val="10"/>
        </w:numPr>
      </w:pPr>
      <w:r>
        <w:t>New value</w:t>
      </w:r>
    </w:p>
    <w:p w14:paraId="72DC2F80" w14:textId="77777777" w:rsidR="0096104C" w:rsidRDefault="00000000">
      <w:pPr>
        <w:numPr>
          <w:ilvl w:val="0"/>
          <w:numId w:val="10"/>
        </w:numPr>
        <w:spacing w:after="240"/>
      </w:pPr>
      <w:r>
        <w:t>No deletion of records</w:t>
      </w:r>
    </w:p>
    <w:p w14:paraId="041732B8" w14:textId="77777777" w:rsidR="0096104C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Core Objects:</w:t>
      </w:r>
    </w:p>
    <w:p w14:paraId="09018202" w14:textId="77777777" w:rsidR="0096104C" w:rsidRDefault="00000000">
      <w:pPr>
        <w:numPr>
          <w:ilvl w:val="0"/>
          <w:numId w:val="27"/>
        </w:numPr>
      </w:pPr>
      <w:r>
        <w:t>Lead: intent and qualification</w:t>
      </w:r>
    </w:p>
    <w:p w14:paraId="19E52CF1" w14:textId="77777777" w:rsidR="0096104C" w:rsidRDefault="00000000">
      <w:pPr>
        <w:numPr>
          <w:ilvl w:val="0"/>
          <w:numId w:val="27"/>
        </w:numPr>
      </w:pPr>
      <w:r>
        <w:t>Quote/Deal: Commercial agreement</w:t>
      </w:r>
    </w:p>
    <w:p w14:paraId="07F9E575" w14:textId="77777777" w:rsidR="0096104C" w:rsidRDefault="00000000">
      <w:pPr>
        <w:numPr>
          <w:ilvl w:val="0"/>
          <w:numId w:val="27"/>
        </w:numPr>
      </w:pPr>
      <w:r>
        <w:t>Accounts: Converted leads, for reordering</w:t>
      </w:r>
    </w:p>
    <w:p w14:paraId="18E46D0F" w14:textId="77777777" w:rsidR="0096104C" w:rsidRDefault="00000000">
      <w:pPr>
        <w:numPr>
          <w:ilvl w:val="0"/>
          <w:numId w:val="27"/>
        </w:numPr>
      </w:pPr>
      <w:r>
        <w:t>Order: Fulfilment and inventory</w:t>
      </w:r>
    </w:p>
    <w:p w14:paraId="0E388ABB" w14:textId="77777777" w:rsidR="0096104C" w:rsidRDefault="0096104C"/>
    <w:p w14:paraId="2A2ED6D7" w14:textId="77777777" w:rsidR="0096104C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Lead States:</w:t>
      </w:r>
    </w:p>
    <w:p w14:paraId="61F4C4B4" w14:textId="77777777" w:rsidR="0096104C" w:rsidRDefault="00000000">
      <w:pPr>
        <w:numPr>
          <w:ilvl w:val="0"/>
          <w:numId w:val="9"/>
        </w:numPr>
      </w:pPr>
      <w:r>
        <w:rPr>
          <w:rFonts w:ascii="Arial Unicode MS" w:eastAsia="Arial Unicode MS" w:hAnsi="Arial Unicode MS" w:cs="Arial Unicode MS"/>
        </w:rPr>
        <w:t xml:space="preserve">Created → Assigned → Contacted → Qualified→ Converted </w:t>
      </w:r>
      <w:r>
        <w:rPr>
          <w:i/>
          <w:iCs/>
        </w:rPr>
        <w:t>(only after payment/credit approval)</w:t>
      </w:r>
    </w:p>
    <w:p w14:paraId="062B1BFD" w14:textId="77777777" w:rsidR="0096104C" w:rsidRDefault="00000000">
      <w:pPr>
        <w:numPr>
          <w:ilvl w:val="0"/>
          <w:numId w:val="9"/>
        </w:numPr>
      </w:pPr>
      <w:r>
        <w:rPr>
          <w:rFonts w:ascii="Arial Unicode MS" w:eastAsia="Arial Unicode MS" w:hAnsi="Arial Unicode MS" w:cs="Arial Unicode MS"/>
        </w:rPr>
        <w:t xml:space="preserve">Created → Assigned → Contacted → Disqualified </w:t>
      </w:r>
    </w:p>
    <w:p w14:paraId="3EDD7048" w14:textId="77777777" w:rsidR="0096104C" w:rsidRDefault="0096104C"/>
    <w:p w14:paraId="50295CE9" w14:textId="77777777" w:rsidR="0096104C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Definition and Links:</w:t>
      </w:r>
    </w:p>
    <w:p w14:paraId="5DDE3FEB" w14:textId="77777777" w:rsidR="0096104C" w:rsidRDefault="00000000">
      <w:pPr>
        <w:numPr>
          <w:ilvl w:val="0"/>
          <w:numId w:val="25"/>
        </w:numPr>
      </w:pPr>
      <w:r>
        <w:lastRenderedPageBreak/>
        <w:t>An account is always linked to a lead</w:t>
      </w:r>
    </w:p>
    <w:p w14:paraId="3246FC14" w14:textId="77777777" w:rsidR="0096104C" w:rsidRDefault="00000000">
      <w:pPr>
        <w:numPr>
          <w:ilvl w:val="0"/>
          <w:numId w:val="25"/>
        </w:numPr>
      </w:pPr>
      <w:r>
        <w:t>A payment is always linked to an account and an order</w:t>
      </w:r>
    </w:p>
    <w:p w14:paraId="68415FB5" w14:textId="77777777" w:rsidR="0096104C" w:rsidRDefault="00000000">
      <w:pPr>
        <w:numPr>
          <w:ilvl w:val="0"/>
          <w:numId w:val="25"/>
        </w:numPr>
      </w:pPr>
      <w:r>
        <w:t>Credit: is always linked to an account and an order</w:t>
      </w:r>
    </w:p>
    <w:p w14:paraId="2F0197CB" w14:textId="77777777" w:rsidR="0096104C" w:rsidRDefault="00000000">
      <w:pPr>
        <w:numPr>
          <w:ilvl w:val="0"/>
          <w:numId w:val="25"/>
        </w:numPr>
      </w:pPr>
      <w:r>
        <w:rPr>
          <w:rFonts w:ascii="Arial Unicode MS" w:eastAsia="Arial Unicode MS" w:hAnsi="Arial Unicode MS" w:cs="Arial Unicode MS"/>
        </w:rPr>
        <w:t>Lead Status: Indicates the process stage of a lead (New → Converted).</w:t>
      </w:r>
    </w:p>
    <w:p w14:paraId="6B2915F1" w14:textId="77777777" w:rsidR="0096104C" w:rsidRDefault="00000000">
      <w:pPr>
        <w:numPr>
          <w:ilvl w:val="0"/>
          <w:numId w:val="25"/>
        </w:numPr>
      </w:pPr>
      <w:r>
        <w:t>Interest Level: Indicates dealer intent strength (Cold/Warm/Hot).</w:t>
      </w:r>
    </w:p>
    <w:p w14:paraId="223BBE88" w14:textId="77777777" w:rsidR="0096104C" w:rsidRDefault="00000000">
      <w:pPr>
        <w:numPr>
          <w:ilvl w:val="0"/>
          <w:numId w:val="25"/>
        </w:numPr>
      </w:pPr>
      <w:r>
        <w:t>Deal: A quote linked to a qualified lead.</w:t>
      </w:r>
    </w:p>
    <w:p w14:paraId="6909242C" w14:textId="77777777" w:rsidR="0096104C" w:rsidRDefault="00000000">
      <w:pPr>
        <w:numPr>
          <w:ilvl w:val="0"/>
          <w:numId w:val="25"/>
        </w:numPr>
      </w:pPr>
      <w:r>
        <w:t>Repeat Deal: A quote linked to a Converted lead and an account</w:t>
      </w:r>
    </w:p>
    <w:p w14:paraId="1EBD91BD" w14:textId="77777777" w:rsidR="0096104C" w:rsidRDefault="00000000">
      <w:pPr>
        <w:numPr>
          <w:ilvl w:val="0"/>
          <w:numId w:val="25"/>
        </w:numPr>
      </w:pPr>
      <w:r>
        <w:t>Order: An execution entity created only after payment or credit approval and is is always linked to an account and a deal</w:t>
      </w:r>
    </w:p>
    <w:p w14:paraId="698CCCC2" w14:textId="77777777" w:rsidR="0096104C" w:rsidRDefault="0096104C"/>
    <w:p w14:paraId="59982B28" w14:textId="77777777" w:rsidR="0096104C" w:rsidRDefault="0096104C">
      <w:pPr>
        <w:ind w:left="720"/>
      </w:pPr>
    </w:p>
    <w:p w14:paraId="3DBC80F6" w14:textId="77777777" w:rsidR="0096104C" w:rsidRDefault="00000000">
      <w:r>
        <w:t xml:space="preserve">1. Lead Creation - </w:t>
      </w:r>
    </w:p>
    <w:p w14:paraId="03AC38A2" w14:textId="77777777" w:rsidR="0096104C" w:rsidRDefault="00000000">
      <w:pPr>
        <w:numPr>
          <w:ilvl w:val="0"/>
          <w:numId w:val="2"/>
        </w:numPr>
      </w:pPr>
      <w:r>
        <w:t>Lead source: There can be multiple lead sources</w:t>
      </w:r>
    </w:p>
    <w:p w14:paraId="01055B79" w14:textId="77777777" w:rsidR="0096104C" w:rsidRDefault="00000000">
      <w:pPr>
        <w:numPr>
          <w:ilvl w:val="1"/>
          <w:numId w:val="2"/>
        </w:numPr>
      </w:pPr>
      <w:r>
        <w:t>Call Center</w:t>
      </w:r>
    </w:p>
    <w:p w14:paraId="4592E269" w14:textId="77777777" w:rsidR="0096104C" w:rsidRDefault="00000000">
      <w:pPr>
        <w:numPr>
          <w:ilvl w:val="1"/>
          <w:numId w:val="2"/>
        </w:numPr>
      </w:pPr>
      <w:r>
        <w:t>Ground Sales</w:t>
      </w:r>
    </w:p>
    <w:p w14:paraId="2F04AB7E" w14:textId="77777777" w:rsidR="0096104C" w:rsidRDefault="00000000">
      <w:pPr>
        <w:numPr>
          <w:ilvl w:val="1"/>
          <w:numId w:val="2"/>
        </w:numPr>
      </w:pPr>
      <w:r>
        <w:t>Digital marketing</w:t>
      </w:r>
    </w:p>
    <w:p w14:paraId="6133BB71" w14:textId="77777777" w:rsidR="0096104C" w:rsidRDefault="00000000">
      <w:pPr>
        <w:numPr>
          <w:ilvl w:val="1"/>
          <w:numId w:val="2"/>
        </w:numPr>
      </w:pPr>
      <w:r>
        <w:t>Direct data base upload</w:t>
      </w:r>
    </w:p>
    <w:p w14:paraId="18AAC082" w14:textId="77777777" w:rsidR="0096104C" w:rsidRDefault="00000000">
      <w:pPr>
        <w:numPr>
          <w:ilvl w:val="1"/>
          <w:numId w:val="2"/>
        </w:numPr>
      </w:pPr>
      <w:r>
        <w:t>Dealer referral</w:t>
      </w:r>
    </w:p>
    <w:p w14:paraId="69A808A0" w14:textId="77777777" w:rsidR="0096104C" w:rsidRDefault="00000000">
      <w:pPr>
        <w:numPr>
          <w:ilvl w:val="0"/>
          <w:numId w:val="2"/>
        </w:numPr>
      </w:pPr>
      <w:r>
        <w:t>Lead profiling (Key Fields): To upload a lead following fields are to be filled (Mandatory/good to have)</w:t>
      </w:r>
    </w:p>
    <w:p w14:paraId="6E5FD450" w14:textId="77777777" w:rsidR="0096104C" w:rsidRDefault="00000000">
      <w:pPr>
        <w:numPr>
          <w:ilvl w:val="1"/>
          <w:numId w:val="2"/>
        </w:numPr>
      </w:pPr>
      <w:r>
        <w:t>Mandatory:</w:t>
      </w:r>
    </w:p>
    <w:p w14:paraId="6D60FA5E" w14:textId="77777777" w:rsidR="0096104C" w:rsidRDefault="00000000">
      <w:pPr>
        <w:numPr>
          <w:ilvl w:val="2"/>
          <w:numId w:val="2"/>
        </w:numPr>
      </w:pPr>
      <w:r>
        <w:t xml:space="preserve">Owner Name: </w:t>
      </w:r>
      <w:r>
        <w:rPr>
          <w:i/>
          <w:iCs/>
          <w:color w:val="38761D"/>
        </w:rPr>
        <w:t>String</w:t>
      </w:r>
    </w:p>
    <w:p w14:paraId="3C71EB59" w14:textId="77777777" w:rsidR="0096104C" w:rsidRDefault="00000000">
      <w:pPr>
        <w:numPr>
          <w:ilvl w:val="2"/>
          <w:numId w:val="2"/>
        </w:numPr>
      </w:pPr>
      <w:r>
        <w:t xml:space="preserve">Owner Contact (Mobile): </w:t>
      </w:r>
      <w:r>
        <w:rPr>
          <w:i/>
          <w:iCs/>
          <w:color w:val="38761D"/>
        </w:rPr>
        <w:t>+91 (Prefilled) &lt;10 digit number&gt;</w:t>
      </w:r>
    </w:p>
    <w:p w14:paraId="795E9144" w14:textId="77777777" w:rsidR="0096104C" w:rsidRDefault="00000000">
      <w:pPr>
        <w:numPr>
          <w:ilvl w:val="2"/>
          <w:numId w:val="2"/>
        </w:numPr>
      </w:pPr>
      <w:r>
        <w:t xml:space="preserve">State:  </w:t>
      </w:r>
      <w:r>
        <w:rPr>
          <w:i/>
          <w:iCs/>
          <w:color w:val="38761D"/>
        </w:rPr>
        <w:t xml:space="preserve">Dropdown </w:t>
      </w:r>
      <w:r>
        <w:rPr>
          <w:i/>
          <w:iCs/>
          <w:color w:val="990000"/>
          <w:sz w:val="20"/>
          <w:szCs w:val="20"/>
        </w:rPr>
        <w:t>Need to check with Anirudh</w:t>
      </w:r>
    </w:p>
    <w:p w14:paraId="3BF7D909" w14:textId="77777777" w:rsidR="0096104C" w:rsidRDefault="00000000">
      <w:pPr>
        <w:numPr>
          <w:ilvl w:val="2"/>
          <w:numId w:val="2"/>
        </w:numPr>
      </w:pPr>
      <w:r>
        <w:t xml:space="preserve">City: </w:t>
      </w:r>
      <w:r>
        <w:rPr>
          <w:i/>
          <w:iCs/>
          <w:color w:val="38761D"/>
        </w:rPr>
        <w:t xml:space="preserve">Dropdown </w:t>
      </w:r>
      <w:r>
        <w:rPr>
          <w:i/>
          <w:iCs/>
          <w:color w:val="990000"/>
          <w:sz w:val="20"/>
          <w:szCs w:val="20"/>
        </w:rPr>
        <w:t>Need to check with Anirudh</w:t>
      </w:r>
    </w:p>
    <w:p w14:paraId="2E4E075C" w14:textId="77777777" w:rsidR="0096104C" w:rsidRDefault="00000000">
      <w:pPr>
        <w:numPr>
          <w:ilvl w:val="2"/>
          <w:numId w:val="2"/>
        </w:numPr>
      </w:pPr>
      <w:r>
        <w:t xml:space="preserve">Lead Source: </w:t>
      </w:r>
      <w:r>
        <w:rPr>
          <w:i/>
          <w:iCs/>
          <w:color w:val="38761D"/>
        </w:rPr>
        <w:t>Dropdown</w:t>
      </w:r>
    </w:p>
    <w:p w14:paraId="027D2D24" w14:textId="77777777" w:rsidR="0096104C" w:rsidRDefault="00000000">
      <w:pPr>
        <w:numPr>
          <w:ilvl w:val="1"/>
          <w:numId w:val="2"/>
        </w:numPr>
        <w:rPr>
          <w:i/>
          <w:iCs/>
        </w:rPr>
      </w:pPr>
      <w:r>
        <w:t>Good to have:</w:t>
      </w:r>
    </w:p>
    <w:p w14:paraId="173973F4" w14:textId="77777777" w:rsidR="0096104C" w:rsidRDefault="00000000">
      <w:pPr>
        <w:numPr>
          <w:ilvl w:val="2"/>
          <w:numId w:val="2"/>
        </w:numPr>
      </w:pPr>
      <w:r>
        <w:t xml:space="preserve">Business Name: </w:t>
      </w:r>
      <w:r>
        <w:rPr>
          <w:i/>
          <w:iCs/>
          <w:color w:val="38761D"/>
        </w:rPr>
        <w:t>String</w:t>
      </w:r>
    </w:p>
    <w:p w14:paraId="12222220" w14:textId="77777777" w:rsidR="0096104C" w:rsidRDefault="00000000">
      <w:pPr>
        <w:numPr>
          <w:ilvl w:val="2"/>
          <w:numId w:val="2"/>
        </w:numPr>
      </w:pPr>
      <w:r>
        <w:t>Other Contact Number:</w:t>
      </w:r>
      <w:r>
        <w:rPr>
          <w:color w:val="45818E"/>
        </w:rPr>
        <w:t xml:space="preserve"> </w:t>
      </w:r>
      <w:r>
        <w:rPr>
          <w:i/>
          <w:iCs/>
          <w:color w:val="38761D"/>
        </w:rPr>
        <w:t>Number</w:t>
      </w:r>
    </w:p>
    <w:p w14:paraId="4283DEDF" w14:textId="77777777" w:rsidR="0096104C" w:rsidRDefault="00000000">
      <w:pPr>
        <w:numPr>
          <w:ilvl w:val="2"/>
          <w:numId w:val="2"/>
        </w:numPr>
      </w:pPr>
      <w:r>
        <w:t xml:space="preserve">Owner Email ID: </w:t>
      </w:r>
      <w:r>
        <w:rPr>
          <w:i/>
          <w:iCs/>
          <w:color w:val="38761D"/>
        </w:rPr>
        <w:t>Email Format</w:t>
      </w:r>
    </w:p>
    <w:p w14:paraId="5809E228" w14:textId="77777777" w:rsidR="0096104C" w:rsidRDefault="00000000">
      <w:pPr>
        <w:numPr>
          <w:ilvl w:val="2"/>
          <w:numId w:val="2"/>
        </w:numPr>
      </w:pPr>
      <w:r>
        <w:t xml:space="preserve">Business Email ID: </w:t>
      </w:r>
      <w:r>
        <w:rPr>
          <w:i/>
          <w:iCs/>
          <w:color w:val="38761D"/>
        </w:rPr>
        <w:t>Email Format</w:t>
      </w:r>
    </w:p>
    <w:p w14:paraId="0E360DDF" w14:textId="77777777" w:rsidR="0096104C" w:rsidRDefault="00000000">
      <w:pPr>
        <w:numPr>
          <w:ilvl w:val="2"/>
          <w:numId w:val="2"/>
        </w:numPr>
      </w:pPr>
      <w:r>
        <w:t xml:space="preserve">Shop Address: </w:t>
      </w:r>
      <w:r>
        <w:rPr>
          <w:i/>
          <w:iCs/>
          <w:color w:val="38761D"/>
        </w:rPr>
        <w:t>String</w:t>
      </w:r>
    </w:p>
    <w:p w14:paraId="4ABEE8B8" w14:textId="77777777" w:rsidR="0096104C" w:rsidRDefault="00000000">
      <w:pPr>
        <w:numPr>
          <w:ilvl w:val="2"/>
          <w:numId w:val="2"/>
        </w:numPr>
      </w:pPr>
      <w:r>
        <w:t xml:space="preserve">Business type: </w:t>
      </w:r>
      <w:r>
        <w:rPr>
          <w:i/>
          <w:iCs/>
          <w:color w:val="38761D"/>
        </w:rPr>
        <w:t>Dropdown</w:t>
      </w:r>
    </w:p>
    <w:p w14:paraId="18F2CA57" w14:textId="77777777" w:rsidR="0096104C" w:rsidRDefault="00000000">
      <w:pPr>
        <w:numPr>
          <w:ilvl w:val="3"/>
          <w:numId w:val="2"/>
        </w:numPr>
      </w:pPr>
      <w:r>
        <w:t xml:space="preserve">E-Rickshaw OEM, </w:t>
      </w:r>
    </w:p>
    <w:p w14:paraId="354929DF" w14:textId="77777777" w:rsidR="0096104C" w:rsidRDefault="00000000">
      <w:pPr>
        <w:numPr>
          <w:ilvl w:val="3"/>
          <w:numId w:val="2"/>
        </w:numPr>
      </w:pPr>
      <w:r>
        <w:t>2W OEM,</w:t>
      </w:r>
    </w:p>
    <w:p w14:paraId="52D827AD" w14:textId="77777777" w:rsidR="0096104C" w:rsidRDefault="00000000">
      <w:pPr>
        <w:numPr>
          <w:ilvl w:val="3"/>
          <w:numId w:val="2"/>
        </w:numPr>
      </w:pPr>
      <w:r>
        <w:t xml:space="preserve">E-Rickshaw Distributor, </w:t>
      </w:r>
    </w:p>
    <w:p w14:paraId="4977059E" w14:textId="77777777" w:rsidR="0096104C" w:rsidRDefault="00000000">
      <w:pPr>
        <w:numPr>
          <w:ilvl w:val="3"/>
          <w:numId w:val="2"/>
        </w:numPr>
      </w:pPr>
      <w:r>
        <w:t xml:space="preserve">E-Rickshaw Dealer, </w:t>
      </w:r>
    </w:p>
    <w:p w14:paraId="761F5C35" w14:textId="77777777" w:rsidR="0096104C" w:rsidRDefault="00000000">
      <w:pPr>
        <w:numPr>
          <w:ilvl w:val="3"/>
          <w:numId w:val="2"/>
        </w:numPr>
      </w:pPr>
      <w:r>
        <w:t xml:space="preserve">2W Distributor, </w:t>
      </w:r>
    </w:p>
    <w:p w14:paraId="2C2146FB" w14:textId="77777777" w:rsidR="0096104C" w:rsidRDefault="00000000">
      <w:pPr>
        <w:numPr>
          <w:ilvl w:val="3"/>
          <w:numId w:val="2"/>
        </w:numPr>
      </w:pPr>
      <w:r>
        <w:t xml:space="preserve">2W Dealer, </w:t>
      </w:r>
    </w:p>
    <w:p w14:paraId="13ACCA0D" w14:textId="77777777" w:rsidR="0096104C" w:rsidRDefault="00000000">
      <w:pPr>
        <w:numPr>
          <w:ilvl w:val="3"/>
          <w:numId w:val="2"/>
        </w:numPr>
      </w:pPr>
      <w:r>
        <w:t xml:space="preserve">E- Rickshaw and Battery (3W) Distributor, </w:t>
      </w:r>
    </w:p>
    <w:p w14:paraId="66D01768" w14:textId="77777777" w:rsidR="0096104C" w:rsidRDefault="00000000">
      <w:pPr>
        <w:numPr>
          <w:ilvl w:val="3"/>
          <w:numId w:val="2"/>
        </w:numPr>
      </w:pPr>
      <w:r>
        <w:t xml:space="preserve">2W and Battery (2W) Distributor, </w:t>
      </w:r>
    </w:p>
    <w:p w14:paraId="581EE3F2" w14:textId="77777777" w:rsidR="0096104C" w:rsidRDefault="00000000">
      <w:pPr>
        <w:numPr>
          <w:ilvl w:val="3"/>
          <w:numId w:val="2"/>
        </w:numPr>
      </w:pPr>
      <w:r>
        <w:t xml:space="preserve">E- Rickshaw and Battery (3W) Dealer, </w:t>
      </w:r>
    </w:p>
    <w:p w14:paraId="341B9BB9" w14:textId="77777777" w:rsidR="0096104C" w:rsidRDefault="00000000">
      <w:pPr>
        <w:numPr>
          <w:ilvl w:val="3"/>
          <w:numId w:val="2"/>
        </w:numPr>
      </w:pPr>
      <w:r>
        <w:t xml:space="preserve">2W and Battery (2W) Dealer, </w:t>
      </w:r>
    </w:p>
    <w:p w14:paraId="2231D5C3" w14:textId="77777777" w:rsidR="0096104C" w:rsidRDefault="00000000">
      <w:pPr>
        <w:numPr>
          <w:ilvl w:val="3"/>
          <w:numId w:val="2"/>
        </w:numPr>
      </w:pPr>
      <w:r>
        <w:t>3W, 2W, Batteries (2W and 3W) Distributor,</w:t>
      </w:r>
    </w:p>
    <w:p w14:paraId="6CE24D3D" w14:textId="77777777" w:rsidR="0096104C" w:rsidRDefault="00000000">
      <w:pPr>
        <w:numPr>
          <w:ilvl w:val="3"/>
          <w:numId w:val="2"/>
        </w:numPr>
      </w:pPr>
      <w:r>
        <w:lastRenderedPageBreak/>
        <w:t>3W, 2W, Batteries (2W and 3W) Dealer,</w:t>
      </w:r>
    </w:p>
    <w:p w14:paraId="40BA0E3A" w14:textId="77777777" w:rsidR="0096104C" w:rsidRDefault="00000000">
      <w:pPr>
        <w:numPr>
          <w:ilvl w:val="3"/>
          <w:numId w:val="2"/>
        </w:numPr>
      </w:pPr>
      <w:r>
        <w:t>Other [short paragraph]</w:t>
      </w:r>
    </w:p>
    <w:p w14:paraId="3CC0A4A8" w14:textId="77777777" w:rsidR="0096104C" w:rsidRDefault="00000000">
      <w:pPr>
        <w:ind w:left="2880"/>
        <w:rPr>
          <w:i/>
          <w:iCs/>
          <w:color w:val="990000"/>
          <w:sz w:val="20"/>
          <w:szCs w:val="20"/>
        </w:rPr>
      </w:pPr>
      <w:r>
        <w:rPr>
          <w:i/>
          <w:iCs/>
          <w:color w:val="990000"/>
          <w:sz w:val="20"/>
          <w:szCs w:val="20"/>
        </w:rPr>
        <w:t>(Need to check with Anirudh)</w:t>
      </w:r>
    </w:p>
    <w:p w14:paraId="457995DA" w14:textId="77777777" w:rsidR="0096104C" w:rsidRDefault="0096104C">
      <w:pPr>
        <w:ind w:left="1440"/>
        <w:rPr>
          <w:i/>
          <w:iCs/>
        </w:rPr>
      </w:pPr>
    </w:p>
    <w:p w14:paraId="64769759" w14:textId="77777777" w:rsidR="0096104C" w:rsidRDefault="00000000">
      <w:pPr>
        <w:numPr>
          <w:ilvl w:val="2"/>
          <w:numId w:val="2"/>
        </w:numPr>
      </w:pPr>
      <w:r>
        <w:t xml:space="preserve">Monthly Business Revenue: </w:t>
      </w:r>
      <w:r>
        <w:rPr>
          <w:i/>
          <w:iCs/>
          <w:color w:val="38761D"/>
        </w:rPr>
        <w:t>Rs.&lt;Number&gt;</w:t>
      </w:r>
    </w:p>
    <w:p w14:paraId="3499124A" w14:textId="77777777" w:rsidR="0096104C" w:rsidRDefault="00000000">
      <w:pPr>
        <w:numPr>
          <w:ilvl w:val="2"/>
          <w:numId w:val="2"/>
        </w:numPr>
      </w:pPr>
      <w:r>
        <w:t xml:space="preserve">Lead Owner: </w:t>
      </w:r>
      <w:r>
        <w:rPr>
          <w:i/>
          <w:iCs/>
          <w:color w:val="38761D"/>
        </w:rPr>
        <w:t>Agent ID (As defined in system)</w:t>
      </w:r>
    </w:p>
    <w:p w14:paraId="6F5F7C5E" w14:textId="77777777" w:rsidR="0096104C" w:rsidRDefault="00000000">
      <w:pPr>
        <w:numPr>
          <w:ilvl w:val="2"/>
          <w:numId w:val="2"/>
        </w:numPr>
      </w:pPr>
      <w:r>
        <w:t xml:space="preserve">Lead Actor: </w:t>
      </w:r>
      <w:r>
        <w:rPr>
          <w:i/>
          <w:iCs/>
          <w:color w:val="38761D"/>
        </w:rPr>
        <w:t>Agent ID (As defined in system)</w:t>
      </w:r>
    </w:p>
    <w:p w14:paraId="3D331A09" w14:textId="77777777" w:rsidR="0096104C" w:rsidRDefault="00000000">
      <w:pPr>
        <w:numPr>
          <w:ilvl w:val="2"/>
          <w:numId w:val="2"/>
        </w:numPr>
      </w:pPr>
      <w:r>
        <w:t xml:space="preserve">Interest level: </w:t>
      </w:r>
      <w:r>
        <w:rPr>
          <w:color w:val="38761D"/>
        </w:rPr>
        <w:t>Dropdown</w:t>
      </w:r>
    </w:p>
    <w:p w14:paraId="6C7A96B8" w14:textId="77777777" w:rsidR="0096104C" w:rsidRDefault="00000000">
      <w:pPr>
        <w:numPr>
          <w:ilvl w:val="3"/>
          <w:numId w:val="2"/>
        </w:numPr>
      </w:pPr>
      <w:r>
        <w:t>Cold</w:t>
      </w:r>
    </w:p>
    <w:p w14:paraId="35F50DAD" w14:textId="77777777" w:rsidR="0096104C" w:rsidRDefault="00000000">
      <w:pPr>
        <w:numPr>
          <w:ilvl w:val="3"/>
          <w:numId w:val="2"/>
        </w:numPr>
      </w:pPr>
      <w:r>
        <w:t>Warm</w:t>
      </w:r>
    </w:p>
    <w:p w14:paraId="151A70DB" w14:textId="77777777" w:rsidR="0096104C" w:rsidRDefault="00000000">
      <w:pPr>
        <w:numPr>
          <w:ilvl w:val="3"/>
          <w:numId w:val="2"/>
        </w:numPr>
      </w:pPr>
      <w:r>
        <w:t xml:space="preserve">Hot </w:t>
      </w:r>
    </w:p>
    <w:p w14:paraId="32682E38" w14:textId="77777777" w:rsidR="0096104C" w:rsidRDefault="00000000">
      <w:pPr>
        <w:numPr>
          <w:ilvl w:val="2"/>
          <w:numId w:val="2"/>
        </w:numPr>
      </w:pPr>
      <w:r>
        <w:t xml:space="preserve">Interested in:  </w:t>
      </w:r>
      <w:r>
        <w:rPr>
          <w:color w:val="38761D"/>
        </w:rPr>
        <w:t>From Product Catalog (Multi select)</w:t>
      </w:r>
      <w:r>
        <w:rPr>
          <w:color w:val="45818E"/>
        </w:rPr>
        <w:t xml:space="preserve"> </w:t>
      </w:r>
    </w:p>
    <w:p w14:paraId="61C1D7B5" w14:textId="77777777" w:rsidR="0096104C" w:rsidRDefault="00000000">
      <w:pPr>
        <w:numPr>
          <w:ilvl w:val="2"/>
          <w:numId w:val="2"/>
        </w:numPr>
      </w:pPr>
      <w:r>
        <w:t xml:space="preserve">Battery Order Expected: </w:t>
      </w:r>
      <w:r>
        <w:rPr>
          <w:i/>
          <w:iCs/>
          <w:color w:val="38761D"/>
        </w:rPr>
        <w:t>&lt;Number&gt;</w:t>
      </w:r>
      <w:r>
        <w:rPr>
          <w:i/>
          <w:iCs/>
        </w:rPr>
        <w:t>, in concurrence with interested in</w:t>
      </w:r>
    </w:p>
    <w:p w14:paraId="647D31E3" w14:textId="77777777" w:rsidR="0096104C" w:rsidRDefault="0096104C">
      <w:pPr>
        <w:rPr>
          <w:i/>
          <w:iCs/>
        </w:rPr>
      </w:pP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6104C" w14:paraId="278BE1DA" w14:textId="77777777">
        <w:tc>
          <w:tcPr>
            <w:tcW w:w="4680" w:type="dxa"/>
          </w:tcPr>
          <w:p w14:paraId="31EFCA53" w14:textId="77777777" w:rsidR="0096104C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Interested in</w:t>
            </w:r>
          </w:p>
        </w:tc>
        <w:tc>
          <w:tcPr>
            <w:tcW w:w="4680" w:type="dxa"/>
          </w:tcPr>
          <w:p w14:paraId="5731AB77" w14:textId="77777777" w:rsidR="0096104C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Battery Order Expected</w:t>
            </w:r>
          </w:p>
        </w:tc>
      </w:tr>
      <w:tr w:rsidR="0096104C" w14:paraId="6C6F077B" w14:textId="77777777">
        <w:tc>
          <w:tcPr>
            <w:tcW w:w="4680" w:type="dxa"/>
          </w:tcPr>
          <w:p w14:paraId="3C643812" w14:textId="77777777" w:rsidR="0096104C" w:rsidRDefault="00000000">
            <w:pPr>
              <w:widowControl w:val="0"/>
              <w:spacing w:line="240" w:lineRule="auto"/>
              <w:rPr>
                <w:i/>
                <w:iCs/>
                <w:color w:val="38761D"/>
              </w:rPr>
            </w:pPr>
            <w:r>
              <w:rPr>
                <w:i/>
                <w:iCs/>
              </w:rPr>
              <w:t xml:space="preserve">Inverter - </w:t>
            </w:r>
            <w:r>
              <w:rPr>
                <w:i/>
                <w:iCs/>
                <w:color w:val="38761D"/>
              </w:rPr>
              <w:t>Power Cube 1.4</w:t>
            </w:r>
          </w:p>
        </w:tc>
        <w:tc>
          <w:tcPr>
            <w:tcW w:w="4680" w:type="dxa"/>
          </w:tcPr>
          <w:p w14:paraId="6BC7D624" w14:textId="77777777" w:rsidR="0096104C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</w:tr>
      <w:tr w:rsidR="0096104C" w14:paraId="74ABD0B9" w14:textId="77777777">
        <w:tc>
          <w:tcPr>
            <w:tcW w:w="4680" w:type="dxa"/>
          </w:tcPr>
          <w:p w14:paraId="7A7EE2CE" w14:textId="77777777" w:rsidR="0096104C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 xml:space="preserve">3W Battery - </w:t>
            </w:r>
            <w:r>
              <w:rPr>
                <w:color w:val="38761D"/>
                <w:sz w:val="20"/>
                <w:szCs w:val="20"/>
              </w:rPr>
              <w:t>With IOT 51.2 V-105AH</w:t>
            </w:r>
          </w:p>
        </w:tc>
        <w:tc>
          <w:tcPr>
            <w:tcW w:w="4680" w:type="dxa"/>
          </w:tcPr>
          <w:p w14:paraId="70CFF30B" w14:textId="77777777" w:rsidR="0096104C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</w:tr>
      <w:tr w:rsidR="0096104C" w14:paraId="5CE3F261" w14:textId="77777777">
        <w:tc>
          <w:tcPr>
            <w:tcW w:w="4680" w:type="dxa"/>
          </w:tcPr>
          <w:p w14:paraId="7E73406A" w14:textId="77777777" w:rsidR="0096104C" w:rsidRDefault="00000000">
            <w:pPr>
              <w:rPr>
                <w:i/>
                <w:iCs/>
              </w:rPr>
            </w:pPr>
            <w:r>
              <w:t>3W - Charger</w:t>
            </w:r>
            <w:r>
              <w:rPr>
                <w:color w:val="38761D"/>
                <w:sz w:val="20"/>
                <w:szCs w:val="20"/>
              </w:rPr>
              <w:t xml:space="preserve"> -  IP67</w:t>
            </w:r>
          </w:p>
        </w:tc>
        <w:tc>
          <w:tcPr>
            <w:tcW w:w="4680" w:type="dxa"/>
          </w:tcPr>
          <w:p w14:paraId="267B226A" w14:textId="77777777" w:rsidR="0096104C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</w:tr>
    </w:tbl>
    <w:p w14:paraId="2FD66415" w14:textId="77777777" w:rsidR="0096104C" w:rsidRDefault="0096104C">
      <w:pPr>
        <w:rPr>
          <w:i/>
          <w:iCs/>
        </w:rPr>
      </w:pPr>
    </w:p>
    <w:p w14:paraId="4ECA423C" w14:textId="77777777" w:rsidR="0096104C" w:rsidRDefault="00000000">
      <w:pPr>
        <w:numPr>
          <w:ilvl w:val="2"/>
          <w:numId w:val="2"/>
        </w:numPr>
        <w:rPr>
          <w:i/>
          <w:iCs/>
        </w:rPr>
      </w:pPr>
      <w:r>
        <w:t>Battery Order Expected by:</w:t>
      </w:r>
      <w:r>
        <w:rPr>
          <w:i/>
          <w:iCs/>
        </w:rPr>
        <w:t xml:space="preserve"> </w:t>
      </w:r>
      <w:r>
        <w:rPr>
          <w:i/>
          <w:iCs/>
          <w:color w:val="38761D"/>
        </w:rPr>
        <w:t>&lt;Date Format&gt;</w:t>
      </w:r>
      <w:r>
        <w:rPr>
          <w:i/>
          <w:iCs/>
        </w:rPr>
        <w:t xml:space="preserve"> </w:t>
      </w:r>
    </w:p>
    <w:p w14:paraId="405BD203" w14:textId="77777777" w:rsidR="0096104C" w:rsidRDefault="00000000">
      <w:pPr>
        <w:numPr>
          <w:ilvl w:val="2"/>
          <w:numId w:val="2"/>
        </w:numPr>
      </w:pPr>
      <w:r>
        <w:t xml:space="preserve">Investment capacity: </w:t>
      </w:r>
      <w:r>
        <w:rPr>
          <w:i/>
          <w:iCs/>
          <w:color w:val="38761D"/>
        </w:rPr>
        <w:t>Rs.&lt;Number&gt;</w:t>
      </w:r>
    </w:p>
    <w:p w14:paraId="1D948B3E" w14:textId="77777777" w:rsidR="0096104C" w:rsidRDefault="0096104C">
      <w:pPr>
        <w:ind w:left="1440"/>
      </w:pPr>
    </w:p>
    <w:p w14:paraId="66AE8E4E" w14:textId="77777777" w:rsidR="0096104C" w:rsidRDefault="00000000">
      <w:pPr>
        <w:numPr>
          <w:ilvl w:val="1"/>
          <w:numId w:val="2"/>
        </w:numPr>
        <w:rPr>
          <w:i/>
          <w:iCs/>
        </w:rPr>
      </w:pPr>
      <w:r>
        <w:t>CRM Auto Generates:</w:t>
      </w:r>
    </w:p>
    <w:p w14:paraId="51963CCC" w14:textId="77777777" w:rsidR="0096104C" w:rsidRDefault="00000000">
      <w:pPr>
        <w:numPr>
          <w:ilvl w:val="2"/>
          <w:numId w:val="2"/>
        </w:numPr>
      </w:pPr>
      <w:r>
        <w:t xml:space="preserve">Lead CRM ID: </w:t>
      </w:r>
      <w:r>
        <w:rPr>
          <w:color w:val="45818E"/>
        </w:rPr>
        <w:t xml:space="preserve">Mandatory </w:t>
      </w:r>
      <w:r>
        <w:t>-</w:t>
      </w:r>
      <w:r>
        <w:rPr>
          <w:color w:val="45818E"/>
        </w:rPr>
        <w:t xml:space="preserve"> </w:t>
      </w:r>
      <w:r>
        <w:rPr>
          <w:i/>
          <w:iCs/>
          <w:color w:val="38761D"/>
        </w:rPr>
        <w:t>Alphanumeric (CRM generated)</w:t>
      </w:r>
    </w:p>
    <w:p w14:paraId="0BA73E9F" w14:textId="77777777" w:rsidR="0096104C" w:rsidRDefault="00000000">
      <w:pPr>
        <w:numPr>
          <w:ilvl w:val="2"/>
          <w:numId w:val="2"/>
        </w:numPr>
      </w:pPr>
      <w:r>
        <w:t xml:space="preserve">Uploader ID: </w:t>
      </w:r>
      <w:r>
        <w:rPr>
          <w:color w:val="45818E"/>
        </w:rPr>
        <w:t>Mandatory</w:t>
      </w:r>
      <w:r>
        <w:t xml:space="preserve"> -</w:t>
      </w:r>
      <w:r>
        <w:rPr>
          <w:color w:val="45818E"/>
        </w:rPr>
        <w:t xml:space="preserve"> </w:t>
      </w:r>
      <w:r>
        <w:rPr>
          <w:i/>
          <w:iCs/>
          <w:color w:val="38761D"/>
        </w:rPr>
        <w:t>Profile ID (CRM - Auto lookup)</w:t>
      </w:r>
    </w:p>
    <w:p w14:paraId="2A1A0B71" w14:textId="77777777" w:rsidR="0096104C" w:rsidRDefault="00000000">
      <w:pPr>
        <w:numPr>
          <w:ilvl w:val="2"/>
          <w:numId w:val="2"/>
        </w:numPr>
      </w:pPr>
      <w:r>
        <w:t xml:space="preserve">Upload Date and time stamp: </w:t>
      </w:r>
      <w:r>
        <w:rPr>
          <w:color w:val="45818E"/>
        </w:rPr>
        <w:t xml:space="preserve">Mandatory </w:t>
      </w:r>
      <w:r>
        <w:t>-</w:t>
      </w:r>
      <w:r>
        <w:rPr>
          <w:color w:val="45818E"/>
        </w:rPr>
        <w:t xml:space="preserve"> </w:t>
      </w:r>
      <w:r>
        <w:rPr>
          <w:i/>
          <w:iCs/>
          <w:color w:val="38761D"/>
        </w:rPr>
        <w:t>Date and time stamp (CRM - Auto lookup)</w:t>
      </w:r>
    </w:p>
    <w:p w14:paraId="4435B1F0" w14:textId="77777777" w:rsidR="0096104C" w:rsidRDefault="00000000">
      <w:pPr>
        <w:numPr>
          <w:ilvl w:val="1"/>
          <w:numId w:val="2"/>
        </w:numPr>
        <w:rPr>
          <w:i/>
          <w:iCs/>
        </w:rPr>
      </w:pPr>
      <w:r>
        <w:t>The CRM should maintain logs</w:t>
      </w:r>
    </w:p>
    <w:p w14:paraId="5AF80D64" w14:textId="77777777" w:rsidR="0096104C" w:rsidRDefault="00000000">
      <w:pPr>
        <w:numPr>
          <w:ilvl w:val="1"/>
          <w:numId w:val="2"/>
        </w:numPr>
      </w:pPr>
      <w:r>
        <w:t>Given a lead exists with the same mobile number, when another lead is created with the same number, then system blocks creation OR warns and requires override comment</w:t>
      </w:r>
    </w:p>
    <w:p w14:paraId="7926A0EC" w14:textId="77777777" w:rsidR="0096104C" w:rsidRDefault="00000000">
      <w:pPr>
        <w:numPr>
          <w:ilvl w:val="1"/>
          <w:numId w:val="2"/>
        </w:numPr>
      </w:pPr>
      <w:r>
        <w:t xml:space="preserve">Lead Status: </w:t>
      </w:r>
      <w:r>
        <w:rPr>
          <w:color w:val="38761D"/>
        </w:rPr>
        <w:t>New/Assigned/Contacted/Qualified/Disqualified/Converted</w:t>
      </w:r>
    </w:p>
    <w:p w14:paraId="59F877A4" w14:textId="77777777" w:rsidR="0096104C" w:rsidRDefault="00000000">
      <w:pPr>
        <w:numPr>
          <w:ilvl w:val="0"/>
          <w:numId w:val="2"/>
        </w:numPr>
      </w:pPr>
      <w:r>
        <w:t xml:space="preserve">Lead Assignment Rule: </w:t>
      </w:r>
    </w:p>
    <w:p w14:paraId="2C12BCCD" w14:textId="77777777" w:rsidR="0096104C" w:rsidRDefault="00000000">
      <w:pPr>
        <w:numPr>
          <w:ilvl w:val="1"/>
          <w:numId w:val="2"/>
        </w:numPr>
      </w:pPr>
      <w:r>
        <w:t>All new leads are unassigned by default</w:t>
      </w:r>
    </w:p>
    <w:p w14:paraId="65E1BF5D" w14:textId="77777777" w:rsidR="0096104C" w:rsidRDefault="00000000">
      <w:pPr>
        <w:numPr>
          <w:ilvl w:val="1"/>
          <w:numId w:val="2"/>
        </w:numPr>
      </w:pPr>
      <w:r>
        <w:t>Sales Head assigns Lead Owner</w:t>
      </w:r>
    </w:p>
    <w:p w14:paraId="20774A26" w14:textId="77777777" w:rsidR="0096104C" w:rsidRDefault="00000000">
      <w:pPr>
        <w:numPr>
          <w:ilvl w:val="1"/>
          <w:numId w:val="2"/>
        </w:numPr>
      </w:pPr>
      <w:r>
        <w:t>Lead Owner may assign a Lead Actor</w:t>
      </w:r>
    </w:p>
    <w:p w14:paraId="1B6454D8" w14:textId="77777777" w:rsidR="0096104C" w:rsidRDefault="00000000">
      <w:pPr>
        <w:numPr>
          <w:ilvl w:val="1"/>
          <w:numId w:val="2"/>
        </w:numPr>
      </w:pPr>
      <w:r>
        <w:t>Agentic AI (if enabled) can only recommend, never assign</w:t>
      </w:r>
    </w:p>
    <w:p w14:paraId="7317AF6B" w14:textId="77777777" w:rsidR="0096104C" w:rsidRDefault="00000000">
      <w:pPr>
        <w:numPr>
          <w:ilvl w:val="1"/>
          <w:numId w:val="2"/>
        </w:numPr>
      </w:pPr>
      <w:r>
        <w:t>Lead Owner is accountable end-to-end</w:t>
      </w:r>
    </w:p>
    <w:p w14:paraId="6EB18A9D" w14:textId="77777777" w:rsidR="0096104C" w:rsidRDefault="00000000">
      <w:pPr>
        <w:numPr>
          <w:ilvl w:val="1"/>
          <w:numId w:val="2"/>
        </w:numPr>
      </w:pPr>
      <w:r>
        <w:t>The lead owner can change the lead actor.</w:t>
      </w:r>
    </w:p>
    <w:p w14:paraId="2C1F94B5" w14:textId="77777777" w:rsidR="0096104C" w:rsidRDefault="00000000">
      <w:pPr>
        <w:numPr>
          <w:ilvl w:val="1"/>
          <w:numId w:val="2"/>
        </w:numPr>
      </w:pPr>
      <w:r>
        <w:t>The CRM should maintain logs</w:t>
      </w:r>
    </w:p>
    <w:p w14:paraId="5298BE57" w14:textId="77777777" w:rsidR="0096104C" w:rsidRDefault="00000000">
      <w:pPr>
        <w:numPr>
          <w:ilvl w:val="1"/>
          <w:numId w:val="2"/>
        </w:numPr>
      </w:pPr>
      <w:r>
        <w:t>Once a lead is assigned to the team, a counter starts to calculate lead age</w:t>
      </w:r>
    </w:p>
    <w:p w14:paraId="48CB0099" w14:textId="77777777" w:rsidR="0096104C" w:rsidRDefault="00000000">
      <w:pPr>
        <w:numPr>
          <w:ilvl w:val="0"/>
          <w:numId w:val="2"/>
        </w:numPr>
      </w:pPr>
      <w:r>
        <w:t>Lead qualification rule:</w:t>
      </w:r>
    </w:p>
    <w:p w14:paraId="2EE2C420" w14:textId="77777777" w:rsidR="0096104C" w:rsidRDefault="00000000">
      <w:pPr>
        <w:numPr>
          <w:ilvl w:val="1"/>
          <w:numId w:val="2"/>
        </w:numPr>
      </w:pPr>
      <w:r>
        <w:lastRenderedPageBreak/>
        <w:t xml:space="preserve">Shop Address: </w:t>
      </w:r>
      <w:r>
        <w:rPr>
          <w:color w:val="38761D"/>
        </w:rPr>
        <w:t>filled</w:t>
      </w:r>
    </w:p>
    <w:p w14:paraId="4C8AD199" w14:textId="77777777" w:rsidR="0096104C" w:rsidRDefault="00000000">
      <w:pPr>
        <w:numPr>
          <w:ilvl w:val="1"/>
          <w:numId w:val="2"/>
        </w:numPr>
      </w:pPr>
      <w:r>
        <w:t>Business Email ID</w:t>
      </w:r>
      <w:r>
        <w:rPr>
          <w:color w:val="38761D"/>
        </w:rPr>
        <w:t>: filled</w:t>
      </w:r>
    </w:p>
    <w:p w14:paraId="0497A97C" w14:textId="77777777" w:rsidR="0096104C" w:rsidRDefault="00000000">
      <w:pPr>
        <w:numPr>
          <w:ilvl w:val="1"/>
          <w:numId w:val="2"/>
        </w:numPr>
      </w:pPr>
      <w:r>
        <w:t xml:space="preserve">Business type: </w:t>
      </w:r>
      <w:r>
        <w:rPr>
          <w:color w:val="38761D"/>
        </w:rPr>
        <w:t>filled</w:t>
      </w:r>
    </w:p>
    <w:p w14:paraId="494DB7CA" w14:textId="77777777" w:rsidR="0096104C" w:rsidRDefault="00000000">
      <w:pPr>
        <w:numPr>
          <w:ilvl w:val="1"/>
          <w:numId w:val="2"/>
        </w:numPr>
      </w:pPr>
      <w:r>
        <w:t xml:space="preserve">Interest level: </w:t>
      </w:r>
      <w:r>
        <w:rPr>
          <w:color w:val="38761D"/>
        </w:rPr>
        <w:t>Must not be “cold”</w:t>
      </w:r>
    </w:p>
    <w:p w14:paraId="45908DA2" w14:textId="77777777" w:rsidR="0096104C" w:rsidRDefault="00000000">
      <w:pPr>
        <w:numPr>
          <w:ilvl w:val="1"/>
          <w:numId w:val="2"/>
        </w:numPr>
      </w:pPr>
      <w:r>
        <w:t xml:space="preserve">Order Expected: </w:t>
      </w:r>
      <w:r>
        <w:rPr>
          <w:color w:val="38761D"/>
        </w:rPr>
        <w:t>filled</w:t>
      </w:r>
    </w:p>
    <w:p w14:paraId="5596641B" w14:textId="77777777" w:rsidR="0096104C" w:rsidRDefault="00000000">
      <w:pPr>
        <w:numPr>
          <w:ilvl w:val="1"/>
          <w:numId w:val="2"/>
        </w:numPr>
      </w:pPr>
      <w:r>
        <w:t xml:space="preserve">Battery Order Expected by: </w:t>
      </w:r>
      <w:r>
        <w:rPr>
          <w:color w:val="38761D"/>
        </w:rPr>
        <w:t>filled</w:t>
      </w:r>
    </w:p>
    <w:p w14:paraId="058B3B00" w14:textId="77777777" w:rsidR="0096104C" w:rsidRDefault="00000000">
      <w:pPr>
        <w:numPr>
          <w:ilvl w:val="1"/>
          <w:numId w:val="2"/>
        </w:numPr>
      </w:pPr>
      <w:r>
        <w:t xml:space="preserve">Investment Capacity: </w:t>
      </w:r>
      <w:r>
        <w:rPr>
          <w:color w:val="38761D"/>
        </w:rPr>
        <w:t>filled</w:t>
      </w:r>
    </w:p>
    <w:p w14:paraId="496324A6" w14:textId="77777777" w:rsidR="0096104C" w:rsidRDefault="00000000">
      <w:pPr>
        <w:numPr>
          <w:ilvl w:val="1"/>
          <w:numId w:val="2"/>
        </w:numPr>
      </w:pPr>
      <w:r>
        <w:t xml:space="preserve">Interested in: </w:t>
      </w:r>
      <w:r>
        <w:rPr>
          <w:color w:val="38761D"/>
        </w:rPr>
        <w:t>filled</w:t>
      </w:r>
    </w:p>
    <w:p w14:paraId="7B81D03D" w14:textId="77777777" w:rsidR="0096104C" w:rsidRDefault="00000000">
      <w:pPr>
        <w:numPr>
          <w:ilvl w:val="1"/>
          <w:numId w:val="2"/>
        </w:numPr>
      </w:pPr>
      <w:r>
        <w:t>Once these are filled, the lead actor can submit for qualification</w:t>
      </w:r>
    </w:p>
    <w:p w14:paraId="3E1EAF7E" w14:textId="77777777" w:rsidR="0096104C" w:rsidRDefault="00000000">
      <w:pPr>
        <w:numPr>
          <w:ilvl w:val="1"/>
          <w:numId w:val="2"/>
        </w:numPr>
      </w:pPr>
      <w:r>
        <w:t xml:space="preserve">Qualification Validation: </w:t>
      </w:r>
      <w:r>
        <w:rPr>
          <w:color w:val="38761D"/>
        </w:rPr>
        <w:t>Auto qualified</w:t>
      </w:r>
      <w:r>
        <w:t>, validation rule and approval matrix to be set in phase 2</w:t>
      </w:r>
    </w:p>
    <w:p w14:paraId="3A3F4DDD" w14:textId="77777777" w:rsidR="0096104C" w:rsidRDefault="00000000">
      <w:pPr>
        <w:numPr>
          <w:ilvl w:val="0"/>
          <w:numId w:val="2"/>
        </w:numPr>
      </w:pPr>
      <w:r>
        <w:t xml:space="preserve">Deal/Quote Lifecycle: Once lead is qualified, lead actors can create deals, all fields are mandatory. Interest Status = Hot, Lead must be Qualified. </w:t>
      </w:r>
    </w:p>
    <w:p w14:paraId="299AF000" w14:textId="77777777" w:rsidR="0096104C" w:rsidRDefault="00000000">
      <w:pPr>
        <w:numPr>
          <w:ilvl w:val="1"/>
          <w:numId w:val="2"/>
        </w:numPr>
      </w:pPr>
      <w:r>
        <w:t>Product selection: From Product Catalog</w:t>
      </w:r>
    </w:p>
    <w:p w14:paraId="37F60C3D" w14:textId="77777777" w:rsidR="0096104C" w:rsidRDefault="00000000">
      <w:pPr>
        <w:numPr>
          <w:ilvl w:val="1"/>
          <w:numId w:val="2"/>
        </w:numPr>
      </w:pPr>
      <w:r>
        <w:t>Quantity</w:t>
      </w:r>
    </w:p>
    <w:p w14:paraId="75404AA3" w14:textId="77777777" w:rsidR="0096104C" w:rsidRDefault="00000000">
      <w:pPr>
        <w:numPr>
          <w:ilvl w:val="1"/>
          <w:numId w:val="2"/>
        </w:numPr>
      </w:pPr>
      <w:r>
        <w:t>Unit Price</w:t>
      </w:r>
    </w:p>
    <w:p w14:paraId="3E7C3E2F" w14:textId="77777777" w:rsidR="0096104C" w:rsidRDefault="00000000">
      <w:pPr>
        <w:numPr>
          <w:ilvl w:val="1"/>
          <w:numId w:val="2"/>
        </w:numPr>
      </w:pPr>
      <w:r>
        <w:t>GST</w:t>
      </w:r>
    </w:p>
    <w:p w14:paraId="3F6A6B5D" w14:textId="77777777" w:rsidR="0096104C" w:rsidRDefault="00000000">
      <w:pPr>
        <w:numPr>
          <w:ilvl w:val="1"/>
          <w:numId w:val="2"/>
        </w:numPr>
      </w:pPr>
      <w:r>
        <w:t xml:space="preserve">Transportation Cost (F): </w:t>
      </w:r>
      <w:r>
        <w:rPr>
          <w:i/>
          <w:iCs/>
          <w:color w:val="38761D"/>
        </w:rPr>
        <w:t>Rs.&lt;Number&gt;</w:t>
      </w:r>
    </w:p>
    <w:p w14:paraId="70A5A3E7" w14:textId="77777777" w:rsidR="0096104C" w:rsidRDefault="00000000">
      <w:pPr>
        <w:numPr>
          <w:ilvl w:val="1"/>
          <w:numId w:val="2"/>
        </w:numPr>
        <w:rPr>
          <w:i/>
          <w:iCs/>
        </w:rPr>
      </w:pPr>
      <w:r>
        <w:t>Transportation GST(G</w:t>
      </w:r>
      <w:r>
        <w:rPr>
          <w:color w:val="45818E"/>
        </w:rPr>
        <w:t>): Fixed</w:t>
      </w:r>
      <w:r>
        <w:t xml:space="preserve">  </w:t>
      </w:r>
      <w:r>
        <w:rPr>
          <w:i/>
          <w:iCs/>
          <w:color w:val="38761D"/>
        </w:rPr>
        <w:t>&lt;18%&gt;</w:t>
      </w:r>
    </w:p>
    <w:p w14:paraId="1D8DBBF2" w14:textId="77777777" w:rsidR="0096104C" w:rsidRDefault="00000000">
      <w:pPr>
        <w:numPr>
          <w:ilvl w:val="1"/>
          <w:numId w:val="2"/>
        </w:numPr>
      </w:pPr>
      <w:r>
        <w:t>Payment term: Cash/Credit</w:t>
      </w:r>
    </w:p>
    <w:p w14:paraId="61700376" w14:textId="77777777" w:rsidR="0096104C" w:rsidRDefault="00000000">
      <w:pPr>
        <w:numPr>
          <w:ilvl w:val="1"/>
          <w:numId w:val="2"/>
        </w:numPr>
      </w:pPr>
      <w:r>
        <w:t>CRM auto calculates:</w:t>
      </w:r>
    </w:p>
    <w:p w14:paraId="2141A9D3" w14:textId="77777777" w:rsidR="0096104C" w:rsidRDefault="00000000">
      <w:pPr>
        <w:numPr>
          <w:ilvl w:val="2"/>
          <w:numId w:val="2"/>
        </w:numPr>
      </w:pPr>
      <w:r>
        <w:t>Line Total</w:t>
      </w:r>
    </w:p>
    <w:p w14:paraId="6F1CC2F7" w14:textId="77777777" w:rsidR="0096104C" w:rsidRDefault="00000000">
      <w:pPr>
        <w:numPr>
          <w:ilvl w:val="2"/>
          <w:numId w:val="2"/>
        </w:numPr>
      </w:pPr>
      <w:r>
        <w:t>GST Amount</w:t>
      </w:r>
    </w:p>
    <w:p w14:paraId="3D706A3A" w14:textId="77777777" w:rsidR="0096104C" w:rsidRDefault="00000000">
      <w:pPr>
        <w:numPr>
          <w:ilvl w:val="2"/>
          <w:numId w:val="2"/>
        </w:numPr>
      </w:pPr>
      <w:r>
        <w:t>Final Payable</w:t>
      </w:r>
    </w:p>
    <w:p w14:paraId="1CA80D83" w14:textId="77777777" w:rsidR="0096104C" w:rsidRDefault="0096104C">
      <w:pPr>
        <w:rPr>
          <w:i/>
          <w:iCs/>
        </w:rPr>
      </w:pPr>
    </w:p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875"/>
        <w:gridCol w:w="1245"/>
        <w:gridCol w:w="1560"/>
      </w:tblGrid>
      <w:tr w:rsidR="0096104C" w14:paraId="7DEDEC3F" w14:textId="77777777">
        <w:tc>
          <w:tcPr>
            <w:tcW w:w="1560" w:type="dxa"/>
          </w:tcPr>
          <w:p w14:paraId="761B1747" w14:textId="77777777" w:rsidR="0096104C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Product</w:t>
            </w:r>
          </w:p>
        </w:tc>
        <w:tc>
          <w:tcPr>
            <w:tcW w:w="1560" w:type="dxa"/>
          </w:tcPr>
          <w:p w14:paraId="085903F2" w14:textId="77777777" w:rsidR="0096104C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Quantity (A)</w:t>
            </w:r>
          </w:p>
        </w:tc>
        <w:tc>
          <w:tcPr>
            <w:tcW w:w="1560" w:type="dxa"/>
          </w:tcPr>
          <w:p w14:paraId="59F905D9" w14:textId="77777777" w:rsidR="0096104C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Unit Price (B)</w:t>
            </w:r>
          </w:p>
          <w:p w14:paraId="416232BE" w14:textId="77777777" w:rsidR="0096104C" w:rsidRDefault="0096104C">
            <w:pPr>
              <w:widowControl w:val="0"/>
              <w:spacing w:line="240" w:lineRule="auto"/>
              <w:rPr>
                <w:i/>
                <w:iCs/>
              </w:rPr>
            </w:pPr>
          </w:p>
        </w:tc>
        <w:tc>
          <w:tcPr>
            <w:tcW w:w="1875" w:type="dxa"/>
          </w:tcPr>
          <w:p w14:paraId="6F4185DA" w14:textId="77777777" w:rsidR="0096104C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Gross Amount/Product (C)</w:t>
            </w:r>
            <w:r>
              <w:rPr>
                <w:color w:val="45818E"/>
              </w:rPr>
              <w:t>System calculator</w:t>
            </w:r>
          </w:p>
        </w:tc>
        <w:tc>
          <w:tcPr>
            <w:tcW w:w="1245" w:type="dxa"/>
          </w:tcPr>
          <w:p w14:paraId="3FB8EC70" w14:textId="77777777" w:rsidR="0096104C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GST (D)</w:t>
            </w:r>
          </w:p>
        </w:tc>
        <w:tc>
          <w:tcPr>
            <w:tcW w:w="1560" w:type="dxa"/>
          </w:tcPr>
          <w:p w14:paraId="34536246" w14:textId="77777777" w:rsidR="0096104C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 xml:space="preserve">Final Amount (E) </w:t>
            </w:r>
            <w:r>
              <w:rPr>
                <w:color w:val="45818E"/>
              </w:rPr>
              <w:t>System calculator</w:t>
            </w:r>
          </w:p>
        </w:tc>
      </w:tr>
      <w:tr w:rsidR="0096104C" w14:paraId="5CFBAE04" w14:textId="77777777">
        <w:tc>
          <w:tcPr>
            <w:tcW w:w="1560" w:type="dxa"/>
          </w:tcPr>
          <w:p w14:paraId="2B8D1E68" w14:textId="77777777" w:rsidR="0096104C" w:rsidRDefault="00000000">
            <w:pPr>
              <w:widowControl w:val="0"/>
              <w:spacing w:line="240" w:lineRule="auto"/>
              <w:rPr>
                <w:i/>
                <w:iCs/>
                <w:color w:val="38761D"/>
              </w:rPr>
            </w:pPr>
            <w:r>
              <w:rPr>
                <w:i/>
                <w:iCs/>
              </w:rPr>
              <w:t xml:space="preserve">Inverter - </w:t>
            </w:r>
            <w:r>
              <w:rPr>
                <w:i/>
                <w:iCs/>
                <w:color w:val="38761D"/>
              </w:rPr>
              <w:t>Power Cube 1.4</w:t>
            </w:r>
          </w:p>
        </w:tc>
        <w:tc>
          <w:tcPr>
            <w:tcW w:w="1560" w:type="dxa"/>
          </w:tcPr>
          <w:p w14:paraId="5FD43673" w14:textId="77777777" w:rsidR="0096104C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1560" w:type="dxa"/>
          </w:tcPr>
          <w:p w14:paraId="6B39BC3B" w14:textId="77777777" w:rsidR="0096104C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100</w:t>
            </w:r>
          </w:p>
        </w:tc>
        <w:tc>
          <w:tcPr>
            <w:tcW w:w="1875" w:type="dxa"/>
          </w:tcPr>
          <w:p w14:paraId="20F71733" w14:textId="77777777" w:rsidR="0096104C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0 (A*B)</w:t>
            </w:r>
          </w:p>
        </w:tc>
        <w:tc>
          <w:tcPr>
            <w:tcW w:w="1245" w:type="dxa"/>
          </w:tcPr>
          <w:p w14:paraId="4241CB6E" w14:textId="77777777" w:rsidR="0096104C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18%</w:t>
            </w:r>
          </w:p>
        </w:tc>
        <w:tc>
          <w:tcPr>
            <w:tcW w:w="1560" w:type="dxa"/>
          </w:tcPr>
          <w:p w14:paraId="712614DF" w14:textId="77777777" w:rsidR="0096104C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0 C*(1+D)</w:t>
            </w:r>
          </w:p>
        </w:tc>
      </w:tr>
      <w:tr w:rsidR="0096104C" w14:paraId="5A41774D" w14:textId="77777777">
        <w:tc>
          <w:tcPr>
            <w:tcW w:w="1560" w:type="dxa"/>
          </w:tcPr>
          <w:p w14:paraId="3E4FA4CC" w14:textId="77777777" w:rsidR="0096104C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 xml:space="preserve">3W Battery - </w:t>
            </w:r>
            <w:r>
              <w:rPr>
                <w:color w:val="38761D"/>
                <w:sz w:val="20"/>
                <w:szCs w:val="20"/>
              </w:rPr>
              <w:t>With IOT 51.2 V-105AH</w:t>
            </w:r>
          </w:p>
        </w:tc>
        <w:tc>
          <w:tcPr>
            <w:tcW w:w="1560" w:type="dxa"/>
          </w:tcPr>
          <w:p w14:paraId="1071FBAE" w14:textId="77777777" w:rsidR="0096104C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1560" w:type="dxa"/>
          </w:tcPr>
          <w:p w14:paraId="7FD10651" w14:textId="77777777" w:rsidR="0096104C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100</w:t>
            </w:r>
          </w:p>
        </w:tc>
        <w:tc>
          <w:tcPr>
            <w:tcW w:w="1875" w:type="dxa"/>
          </w:tcPr>
          <w:p w14:paraId="10EC55E7" w14:textId="77777777" w:rsidR="0096104C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300 (A*B)</w:t>
            </w:r>
          </w:p>
        </w:tc>
        <w:tc>
          <w:tcPr>
            <w:tcW w:w="1245" w:type="dxa"/>
          </w:tcPr>
          <w:p w14:paraId="55A837CA" w14:textId="77777777" w:rsidR="0096104C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18%</w:t>
            </w:r>
          </w:p>
        </w:tc>
        <w:tc>
          <w:tcPr>
            <w:tcW w:w="1560" w:type="dxa"/>
          </w:tcPr>
          <w:p w14:paraId="3171150E" w14:textId="77777777" w:rsidR="0096104C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354 C*(1+D)</w:t>
            </w:r>
          </w:p>
        </w:tc>
      </w:tr>
      <w:tr w:rsidR="0096104C" w14:paraId="565CB3FB" w14:textId="77777777">
        <w:tc>
          <w:tcPr>
            <w:tcW w:w="1560" w:type="dxa"/>
          </w:tcPr>
          <w:p w14:paraId="1C8AAE2D" w14:textId="77777777" w:rsidR="0096104C" w:rsidRDefault="00000000">
            <w:pPr>
              <w:rPr>
                <w:i/>
                <w:iCs/>
              </w:rPr>
            </w:pPr>
            <w:r>
              <w:t>3W - Charger</w:t>
            </w:r>
            <w:r>
              <w:rPr>
                <w:color w:val="38761D"/>
                <w:sz w:val="20"/>
                <w:szCs w:val="20"/>
              </w:rPr>
              <w:t xml:space="preserve"> -  IP67</w:t>
            </w:r>
          </w:p>
        </w:tc>
        <w:tc>
          <w:tcPr>
            <w:tcW w:w="1560" w:type="dxa"/>
          </w:tcPr>
          <w:p w14:paraId="0F48A8BA" w14:textId="77777777" w:rsidR="0096104C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1560" w:type="dxa"/>
          </w:tcPr>
          <w:p w14:paraId="717D99C5" w14:textId="77777777" w:rsidR="0096104C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100</w:t>
            </w:r>
          </w:p>
        </w:tc>
        <w:tc>
          <w:tcPr>
            <w:tcW w:w="1875" w:type="dxa"/>
          </w:tcPr>
          <w:p w14:paraId="7A810F3A" w14:textId="77777777" w:rsidR="0096104C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300(A*B)</w:t>
            </w:r>
          </w:p>
        </w:tc>
        <w:tc>
          <w:tcPr>
            <w:tcW w:w="1245" w:type="dxa"/>
          </w:tcPr>
          <w:p w14:paraId="44321D3B" w14:textId="77777777" w:rsidR="0096104C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5%</w:t>
            </w:r>
          </w:p>
        </w:tc>
        <w:tc>
          <w:tcPr>
            <w:tcW w:w="1560" w:type="dxa"/>
          </w:tcPr>
          <w:p w14:paraId="51982F55" w14:textId="77777777" w:rsidR="0096104C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315 C*(1+D)</w:t>
            </w:r>
          </w:p>
        </w:tc>
      </w:tr>
    </w:tbl>
    <w:p w14:paraId="3D7197CC" w14:textId="77777777" w:rsidR="0096104C" w:rsidRDefault="0096104C"/>
    <w:p w14:paraId="49D9515D" w14:textId="77777777" w:rsidR="0096104C" w:rsidRDefault="0096104C"/>
    <w:p w14:paraId="311337F9" w14:textId="77777777" w:rsidR="0096104C" w:rsidRDefault="00000000">
      <w:pPr>
        <w:numPr>
          <w:ilvl w:val="1"/>
          <w:numId w:val="2"/>
        </w:numPr>
      </w:pPr>
      <w:r>
        <w:t xml:space="preserve">Total Payable Amount(H): </w:t>
      </w:r>
      <w:r>
        <w:rPr>
          <w:color w:val="45818E"/>
        </w:rPr>
        <w:t xml:space="preserve">System calculator </w:t>
      </w:r>
      <w:r>
        <w:rPr>
          <w:i/>
          <w:iCs/>
          <w:color w:val="38761D"/>
        </w:rPr>
        <w:t>Sum of E + F*(1+G)</w:t>
      </w:r>
    </w:p>
    <w:p w14:paraId="49572778" w14:textId="77777777" w:rsidR="0096104C" w:rsidRDefault="00000000">
      <w:pPr>
        <w:numPr>
          <w:ilvl w:val="1"/>
          <w:numId w:val="2"/>
        </w:numPr>
      </w:pPr>
      <w:r>
        <w:t xml:space="preserve">Lead Status: Must be </w:t>
      </w:r>
      <w:r>
        <w:rPr>
          <w:i/>
          <w:iCs/>
          <w:color w:val="38761D"/>
        </w:rPr>
        <w:t>“Hot”</w:t>
      </w:r>
    </w:p>
    <w:p w14:paraId="2F920288" w14:textId="77777777" w:rsidR="0096104C" w:rsidRDefault="00000000">
      <w:pPr>
        <w:numPr>
          <w:ilvl w:val="1"/>
          <w:numId w:val="2"/>
        </w:numPr>
      </w:pPr>
      <w:r>
        <w:t xml:space="preserve">Order Settlement Terms: </w:t>
      </w:r>
      <w:r>
        <w:rPr>
          <w:color w:val="45818E"/>
        </w:rPr>
        <w:t xml:space="preserve">(Mandatory) </w:t>
      </w:r>
      <w:r>
        <w:rPr>
          <w:i/>
          <w:iCs/>
          <w:color w:val="38761D"/>
        </w:rPr>
        <w:t>Cash, Credit (Select credit period in Months)</w:t>
      </w:r>
      <w:r>
        <w:t xml:space="preserve"> </w:t>
      </w:r>
      <w:r>
        <w:rPr>
          <w:i/>
          <w:iCs/>
          <w:color w:val="38761D"/>
          <w:sz w:val="20"/>
          <w:szCs w:val="20"/>
        </w:rPr>
        <w:t>&lt;Drop down&gt;</w:t>
      </w:r>
    </w:p>
    <w:p w14:paraId="0F77F061" w14:textId="77777777" w:rsidR="0096104C" w:rsidRDefault="00000000">
      <w:pPr>
        <w:numPr>
          <w:ilvl w:val="1"/>
          <w:numId w:val="2"/>
        </w:numPr>
      </w:pPr>
      <w:r>
        <w:lastRenderedPageBreak/>
        <w:t>Deal status flow:</w:t>
      </w:r>
    </w:p>
    <w:p w14:paraId="074D6BF8" w14:textId="77777777" w:rsidR="0096104C" w:rsidRDefault="00000000">
      <w:pPr>
        <w:numPr>
          <w:ilvl w:val="2"/>
          <w:numId w:val="2"/>
        </w:numPr>
      </w:pPr>
      <w:r>
        <w:t>Draft</w:t>
      </w:r>
    </w:p>
    <w:p w14:paraId="4033BB72" w14:textId="77777777" w:rsidR="0096104C" w:rsidRDefault="00000000">
      <w:pPr>
        <w:numPr>
          <w:ilvl w:val="2"/>
          <w:numId w:val="2"/>
        </w:numPr>
      </w:pPr>
      <w:r>
        <w:t>Pending Approval</w:t>
      </w:r>
    </w:p>
    <w:p w14:paraId="1BAAE0A7" w14:textId="77777777" w:rsidR="0096104C" w:rsidRDefault="00000000">
      <w:pPr>
        <w:numPr>
          <w:ilvl w:val="2"/>
          <w:numId w:val="2"/>
        </w:numPr>
      </w:pPr>
      <w:r>
        <w:t>Approved</w:t>
      </w:r>
    </w:p>
    <w:p w14:paraId="05793127" w14:textId="77777777" w:rsidR="0096104C" w:rsidRDefault="00000000">
      <w:pPr>
        <w:numPr>
          <w:ilvl w:val="2"/>
          <w:numId w:val="2"/>
        </w:numPr>
      </w:pPr>
      <w:r>
        <w:t>Rejected</w:t>
      </w:r>
    </w:p>
    <w:p w14:paraId="155F476A" w14:textId="77777777" w:rsidR="0096104C" w:rsidRDefault="00000000">
      <w:pPr>
        <w:numPr>
          <w:ilvl w:val="2"/>
          <w:numId w:val="2"/>
        </w:numPr>
      </w:pPr>
      <w:r>
        <w:t>Payment Awaited</w:t>
      </w:r>
    </w:p>
    <w:p w14:paraId="0343615D" w14:textId="77777777" w:rsidR="0096104C" w:rsidRDefault="00000000">
      <w:pPr>
        <w:numPr>
          <w:ilvl w:val="2"/>
          <w:numId w:val="2"/>
        </w:numPr>
      </w:pPr>
      <w:r>
        <w:t>Converted</w:t>
      </w:r>
    </w:p>
    <w:p w14:paraId="4AFAD492" w14:textId="77777777" w:rsidR="0096104C" w:rsidRDefault="00000000">
      <w:pPr>
        <w:numPr>
          <w:ilvl w:val="2"/>
          <w:numId w:val="2"/>
        </w:numPr>
      </w:pPr>
      <w:r>
        <w:t>Expired: before creating a new deal, the old deal needs to be expired by the lead owner.</w:t>
      </w:r>
    </w:p>
    <w:p w14:paraId="13B9D031" w14:textId="77777777" w:rsidR="0096104C" w:rsidRDefault="00000000">
      <w:pPr>
        <w:numPr>
          <w:ilvl w:val="0"/>
          <w:numId w:val="2"/>
        </w:numPr>
      </w:pPr>
      <w:r>
        <w:t>Deal Approval work flow: Submit for Approval</w:t>
      </w:r>
    </w:p>
    <w:p w14:paraId="5A74A88A" w14:textId="77777777" w:rsidR="0096104C" w:rsidRDefault="00000000">
      <w:pPr>
        <w:numPr>
          <w:ilvl w:val="2"/>
          <w:numId w:val="2"/>
        </w:numPr>
      </w:pPr>
      <w:r>
        <w:t>Level 1: Sales head</w:t>
      </w:r>
    </w:p>
    <w:p w14:paraId="48728D93" w14:textId="77777777" w:rsidR="0096104C" w:rsidRDefault="00000000">
      <w:pPr>
        <w:numPr>
          <w:ilvl w:val="3"/>
          <w:numId w:val="2"/>
        </w:numPr>
      </w:pPr>
      <w:r>
        <w:t>If approved: Level 2: Business head</w:t>
      </w:r>
    </w:p>
    <w:p w14:paraId="6DAE1944" w14:textId="77777777" w:rsidR="0096104C" w:rsidRDefault="00000000">
      <w:pPr>
        <w:numPr>
          <w:ilvl w:val="3"/>
          <w:numId w:val="2"/>
        </w:numPr>
      </w:pPr>
      <w:r>
        <w:t>If rejected: back to sales actor with Mandatory comment</w:t>
      </w:r>
    </w:p>
    <w:p w14:paraId="4B0C2FE0" w14:textId="77777777" w:rsidR="0096104C" w:rsidRDefault="00000000">
      <w:pPr>
        <w:numPr>
          <w:ilvl w:val="2"/>
          <w:numId w:val="2"/>
        </w:numPr>
      </w:pPr>
      <w:r>
        <w:t>Level 2: Business head</w:t>
      </w:r>
    </w:p>
    <w:p w14:paraId="2D958D0D" w14:textId="77777777" w:rsidR="0096104C" w:rsidRDefault="00000000">
      <w:pPr>
        <w:numPr>
          <w:ilvl w:val="3"/>
          <w:numId w:val="2"/>
        </w:numPr>
      </w:pPr>
      <w:r>
        <w:t xml:space="preserve">If approved: Deal Status change: </w:t>
      </w:r>
      <w:r>
        <w:rPr>
          <w:i/>
          <w:iCs/>
          <w:color w:val="38761D"/>
          <w:sz w:val="20"/>
          <w:szCs w:val="20"/>
        </w:rPr>
        <w:t>Invoice to be raised</w:t>
      </w:r>
      <w:r>
        <w:t xml:space="preserve">, Final Amount to be shown, and lead moves to the </w:t>
      </w:r>
      <w:r>
        <w:rPr>
          <w:i/>
          <w:iCs/>
          <w:color w:val="38761D"/>
          <w:sz w:val="20"/>
          <w:szCs w:val="20"/>
        </w:rPr>
        <w:t>Finance controller</w:t>
      </w:r>
    </w:p>
    <w:p w14:paraId="5D50FC0B" w14:textId="77777777" w:rsidR="0096104C" w:rsidRDefault="00000000">
      <w:pPr>
        <w:numPr>
          <w:ilvl w:val="3"/>
          <w:numId w:val="2"/>
        </w:numPr>
      </w:pPr>
      <w:r>
        <w:t xml:space="preserve">If rejected: back to </w:t>
      </w:r>
      <w:r>
        <w:rPr>
          <w:i/>
          <w:iCs/>
          <w:color w:val="38761D"/>
          <w:sz w:val="20"/>
          <w:szCs w:val="20"/>
        </w:rPr>
        <w:t>Sales head</w:t>
      </w:r>
      <w:r>
        <w:t xml:space="preserve"> with Mandatory comment</w:t>
      </w:r>
    </w:p>
    <w:p w14:paraId="06E2276A" w14:textId="77777777" w:rsidR="0096104C" w:rsidRDefault="00000000">
      <w:pPr>
        <w:numPr>
          <w:ilvl w:val="2"/>
          <w:numId w:val="2"/>
        </w:numPr>
      </w:pPr>
      <w:r>
        <w:t>Level 3: Finance Controller: To raise invoice on credit/cash and attach with following entries</w:t>
      </w:r>
    </w:p>
    <w:p w14:paraId="2D0EB2D3" w14:textId="77777777" w:rsidR="0096104C" w:rsidRDefault="00000000">
      <w:pPr>
        <w:numPr>
          <w:ilvl w:val="3"/>
          <w:numId w:val="2"/>
        </w:numPr>
      </w:pPr>
      <w:r>
        <w:t>Invoice number</w:t>
      </w:r>
    </w:p>
    <w:p w14:paraId="27EF0DAA" w14:textId="77777777" w:rsidR="0096104C" w:rsidRDefault="00000000">
      <w:pPr>
        <w:numPr>
          <w:ilvl w:val="3"/>
          <w:numId w:val="2"/>
        </w:numPr>
      </w:pPr>
      <w:r>
        <w:t>Invoice Date</w:t>
      </w:r>
    </w:p>
    <w:p w14:paraId="18EBF167" w14:textId="77777777" w:rsidR="0096104C" w:rsidRDefault="00000000">
      <w:pPr>
        <w:numPr>
          <w:ilvl w:val="3"/>
          <w:numId w:val="2"/>
        </w:numPr>
      </w:pPr>
      <w:r>
        <w:t>Invoice Amount</w:t>
      </w:r>
    </w:p>
    <w:p w14:paraId="2E98AA33" w14:textId="77777777" w:rsidR="0096104C" w:rsidRDefault="00000000">
      <w:pPr>
        <w:numPr>
          <w:ilvl w:val="3"/>
          <w:numId w:val="2"/>
        </w:numPr>
      </w:pPr>
      <w:r>
        <w:t xml:space="preserve">On submission: </w:t>
      </w:r>
      <w:r>
        <w:rPr>
          <w:i/>
          <w:iCs/>
          <w:color w:val="38761D"/>
          <w:sz w:val="20"/>
          <w:szCs w:val="20"/>
        </w:rPr>
        <w:t>An Email and WhatsApp initiates with invoice to Dealer, Sales Actor, Sales Owner, Sales head</w:t>
      </w:r>
    </w:p>
    <w:p w14:paraId="31C63FB1" w14:textId="77777777" w:rsidR="0096104C" w:rsidRDefault="00000000">
      <w:pPr>
        <w:numPr>
          <w:ilvl w:val="3"/>
          <w:numId w:val="2"/>
        </w:numPr>
      </w:pPr>
      <w:r>
        <w:t xml:space="preserve">Deal status: </w:t>
      </w:r>
      <w:r>
        <w:rPr>
          <w:i/>
          <w:iCs/>
          <w:color w:val="38761D"/>
          <w:sz w:val="20"/>
          <w:szCs w:val="20"/>
        </w:rPr>
        <w:t>Payment awaited</w:t>
      </w:r>
    </w:p>
    <w:p w14:paraId="1D8648FD" w14:textId="77777777" w:rsidR="0096104C" w:rsidRDefault="00000000">
      <w:pPr>
        <w:numPr>
          <w:ilvl w:val="3"/>
          <w:numId w:val="2"/>
        </w:numPr>
      </w:pPr>
      <w:r>
        <w:t>Once invoice is issued, deal values become immutable.</w:t>
      </w:r>
    </w:p>
    <w:p w14:paraId="43AAC3AA" w14:textId="77777777" w:rsidR="0096104C" w:rsidRDefault="00000000">
      <w:pPr>
        <w:numPr>
          <w:ilvl w:val="3"/>
          <w:numId w:val="2"/>
        </w:numPr>
      </w:pPr>
      <w:r>
        <w:t>Any change requires new deal creation</w:t>
      </w:r>
    </w:p>
    <w:p w14:paraId="09211B9D" w14:textId="77777777" w:rsidR="0096104C" w:rsidRDefault="0096104C">
      <w:pPr>
        <w:ind w:left="720"/>
      </w:pPr>
    </w:p>
    <w:p w14:paraId="562D1B1E" w14:textId="77777777" w:rsidR="0096104C" w:rsidRDefault="00000000">
      <w:pPr>
        <w:numPr>
          <w:ilvl w:val="0"/>
          <w:numId w:val="2"/>
        </w:numPr>
      </w:pPr>
      <w:r>
        <w:t>Payment Handling:</w:t>
      </w:r>
    </w:p>
    <w:p w14:paraId="1B7639DF" w14:textId="77777777" w:rsidR="0096104C" w:rsidRDefault="00000000">
      <w:pPr>
        <w:numPr>
          <w:ilvl w:val="1"/>
          <w:numId w:val="2"/>
        </w:numPr>
      </w:pPr>
      <w:r>
        <w:t xml:space="preserve">If Order settlement term: </w:t>
      </w:r>
      <w:r>
        <w:rPr>
          <w:i/>
          <w:iCs/>
          <w:color w:val="38761D"/>
          <w:sz w:val="20"/>
          <w:szCs w:val="20"/>
        </w:rPr>
        <w:t>“Cash”</w:t>
      </w:r>
    </w:p>
    <w:p w14:paraId="2196F00A" w14:textId="77777777" w:rsidR="0096104C" w:rsidRDefault="00000000">
      <w:pPr>
        <w:numPr>
          <w:ilvl w:val="2"/>
          <w:numId w:val="2"/>
        </w:numPr>
      </w:pPr>
      <w:r>
        <w:t xml:space="preserve">Finance Controller to enter received amount: </w:t>
      </w:r>
      <w:r>
        <w:rPr>
          <w:color w:val="45818E"/>
        </w:rPr>
        <w:t>Mandatory</w:t>
      </w:r>
      <w:r>
        <w:t xml:space="preserve"> </w:t>
      </w:r>
      <w:r>
        <w:rPr>
          <w:i/>
          <w:iCs/>
          <w:color w:val="38761D"/>
        </w:rPr>
        <w:t>Rs.&lt;Number&gt;</w:t>
      </w:r>
    </w:p>
    <w:p w14:paraId="368362CF" w14:textId="77777777" w:rsidR="0096104C" w:rsidRDefault="00000000">
      <w:pPr>
        <w:numPr>
          <w:ilvl w:val="2"/>
          <w:numId w:val="2"/>
        </w:numPr>
      </w:pPr>
      <w:r>
        <w:t>Check if “Received Amount&lt;H, error “</w:t>
      </w:r>
      <w:r>
        <w:rPr>
          <w:i/>
          <w:iCs/>
          <w:color w:val="38761D"/>
          <w:sz w:val="20"/>
          <w:szCs w:val="20"/>
        </w:rPr>
        <w:t>Please correct received amount”</w:t>
      </w:r>
    </w:p>
    <w:p w14:paraId="69727B5C" w14:textId="77777777" w:rsidR="0096104C" w:rsidRDefault="00000000">
      <w:pPr>
        <w:numPr>
          <w:ilvl w:val="2"/>
          <w:numId w:val="2"/>
        </w:numPr>
      </w:pPr>
      <w:r>
        <w:t>If no error, Finance controller to write UTR number and upload payment success screenshot</w:t>
      </w:r>
    </w:p>
    <w:p w14:paraId="67F3624B" w14:textId="77777777" w:rsidR="0096104C" w:rsidRDefault="00000000">
      <w:pPr>
        <w:numPr>
          <w:ilvl w:val="2"/>
          <w:numId w:val="2"/>
        </w:numPr>
      </w:pPr>
      <w:r>
        <w:t xml:space="preserve">On submission: A lead is considered </w:t>
      </w:r>
      <w:r>
        <w:rPr>
          <w:i/>
          <w:iCs/>
        </w:rPr>
        <w:t>Converted</w:t>
      </w:r>
      <w:r>
        <w:t xml:space="preserve"> only after payment confirmation (cash) or credit approval (credit orders)</w:t>
      </w:r>
    </w:p>
    <w:p w14:paraId="7F0ECA55" w14:textId="77777777" w:rsidR="0096104C" w:rsidRDefault="00000000">
      <w:pPr>
        <w:numPr>
          <w:ilvl w:val="2"/>
          <w:numId w:val="2"/>
        </w:numPr>
      </w:pPr>
      <w:r>
        <w:rPr>
          <w:color w:val="38761D"/>
        </w:rPr>
        <w:t>Account Owner will be lead actor by default</w:t>
      </w:r>
      <w:r>
        <w:t xml:space="preserve">, </w:t>
      </w:r>
    </w:p>
    <w:p w14:paraId="75751F14" w14:textId="77777777" w:rsidR="0096104C" w:rsidRDefault="00000000">
      <w:pPr>
        <w:numPr>
          <w:ilvl w:val="2"/>
          <w:numId w:val="2"/>
        </w:numPr>
      </w:pPr>
      <w:r>
        <w:t>Account Owner can be changed only by Sales Head</w:t>
      </w:r>
    </w:p>
    <w:p w14:paraId="29363A61" w14:textId="77777777" w:rsidR="0096104C" w:rsidRDefault="00000000">
      <w:pPr>
        <w:numPr>
          <w:ilvl w:val="2"/>
          <w:numId w:val="2"/>
        </w:numPr>
      </w:pPr>
      <w:r>
        <w:t>Dealer Account is created only once, at first successful lead conversion.</w:t>
      </w:r>
    </w:p>
    <w:p w14:paraId="206A554F" w14:textId="77777777" w:rsidR="0096104C" w:rsidRDefault="00000000">
      <w:pPr>
        <w:numPr>
          <w:ilvl w:val="2"/>
          <w:numId w:val="2"/>
        </w:numPr>
      </w:pPr>
      <w:r>
        <w:t>All future orders are created directly against the Account (no Lead required).</w:t>
      </w:r>
    </w:p>
    <w:p w14:paraId="2A5788C6" w14:textId="77777777" w:rsidR="0096104C" w:rsidRDefault="00000000">
      <w:pPr>
        <w:numPr>
          <w:ilvl w:val="2"/>
          <w:numId w:val="2"/>
        </w:numPr>
      </w:pPr>
      <w:r>
        <w:t>Expected order is replicated into Orderbook with all expected order details and attachment</w:t>
      </w:r>
    </w:p>
    <w:p w14:paraId="7B26DBEF" w14:textId="77777777" w:rsidR="0096104C" w:rsidRDefault="00000000">
      <w:pPr>
        <w:numPr>
          <w:ilvl w:val="2"/>
          <w:numId w:val="2"/>
        </w:numPr>
      </w:pPr>
      <w:r>
        <w:t xml:space="preserve">Lead Status: </w:t>
      </w:r>
      <w:r>
        <w:rPr>
          <w:i/>
          <w:iCs/>
          <w:color w:val="38761D"/>
          <w:sz w:val="20"/>
          <w:szCs w:val="20"/>
        </w:rPr>
        <w:t>Converted</w:t>
      </w:r>
    </w:p>
    <w:p w14:paraId="1CD04F05" w14:textId="77777777" w:rsidR="0096104C" w:rsidRDefault="00000000">
      <w:pPr>
        <w:numPr>
          <w:ilvl w:val="2"/>
          <w:numId w:val="2"/>
        </w:numPr>
      </w:pPr>
      <w:r>
        <w:lastRenderedPageBreak/>
        <w:t xml:space="preserve">Order Status: </w:t>
      </w:r>
      <w:r>
        <w:rPr>
          <w:i/>
          <w:iCs/>
          <w:color w:val="38761D"/>
          <w:sz w:val="20"/>
          <w:szCs w:val="20"/>
        </w:rPr>
        <w:t>Pending for dispatch</w:t>
      </w:r>
    </w:p>
    <w:p w14:paraId="7E743B91" w14:textId="77777777" w:rsidR="0096104C" w:rsidRDefault="00000000">
      <w:pPr>
        <w:numPr>
          <w:ilvl w:val="2"/>
          <w:numId w:val="2"/>
        </w:numPr>
      </w:pPr>
      <w:r>
        <w:t xml:space="preserve">Order Owner: </w:t>
      </w:r>
      <w:r>
        <w:rPr>
          <w:i/>
          <w:iCs/>
          <w:color w:val="38761D"/>
          <w:sz w:val="20"/>
          <w:szCs w:val="20"/>
        </w:rPr>
        <w:t>Inventory Manager</w:t>
      </w:r>
    </w:p>
    <w:p w14:paraId="4C1E3830" w14:textId="77777777" w:rsidR="0096104C" w:rsidRDefault="00000000">
      <w:pPr>
        <w:numPr>
          <w:ilvl w:val="1"/>
          <w:numId w:val="2"/>
        </w:numPr>
      </w:pPr>
      <w:r>
        <w:t>If Order settlement term:</w:t>
      </w:r>
      <w:r>
        <w:rPr>
          <w:i/>
          <w:iCs/>
          <w:color w:val="38761D"/>
          <w:sz w:val="20"/>
          <w:szCs w:val="20"/>
        </w:rPr>
        <w:t xml:space="preserve"> “Credit”</w:t>
      </w:r>
    </w:p>
    <w:p w14:paraId="3E5E75B6" w14:textId="77777777" w:rsidR="0096104C" w:rsidRDefault="00000000">
      <w:pPr>
        <w:numPr>
          <w:ilvl w:val="2"/>
          <w:numId w:val="2"/>
        </w:numPr>
      </w:pPr>
      <w:r>
        <w:t>Confirm credit approval via mail from business head, uploads credit approval proof</w:t>
      </w:r>
    </w:p>
    <w:p w14:paraId="48D68CA7" w14:textId="77777777" w:rsidR="0096104C" w:rsidRDefault="00000000">
      <w:pPr>
        <w:numPr>
          <w:ilvl w:val="2"/>
          <w:numId w:val="2"/>
        </w:numPr>
      </w:pPr>
      <w:r>
        <w:t>On submission: Triggers creation of the Dealer account with all lead details and Deal is converted to Order onto dealer account with all deal details and attachment</w:t>
      </w:r>
    </w:p>
    <w:p w14:paraId="69DEABB9" w14:textId="77777777" w:rsidR="0096104C" w:rsidRDefault="00000000">
      <w:pPr>
        <w:numPr>
          <w:ilvl w:val="2"/>
          <w:numId w:val="2"/>
        </w:numPr>
      </w:pPr>
      <w:r>
        <w:t xml:space="preserve">Lead Status: </w:t>
      </w:r>
      <w:r>
        <w:rPr>
          <w:i/>
          <w:iCs/>
          <w:color w:val="38761D"/>
          <w:sz w:val="20"/>
          <w:szCs w:val="20"/>
        </w:rPr>
        <w:t>Converted</w:t>
      </w:r>
    </w:p>
    <w:p w14:paraId="1E6EB5DF" w14:textId="77777777" w:rsidR="0096104C" w:rsidRDefault="00000000">
      <w:pPr>
        <w:numPr>
          <w:ilvl w:val="2"/>
          <w:numId w:val="2"/>
        </w:numPr>
      </w:pPr>
      <w:r>
        <w:t xml:space="preserve">Order Status: </w:t>
      </w:r>
      <w:r>
        <w:rPr>
          <w:i/>
          <w:iCs/>
          <w:color w:val="38761D"/>
          <w:sz w:val="20"/>
          <w:szCs w:val="20"/>
        </w:rPr>
        <w:t>Pending for dispatch</w:t>
      </w:r>
    </w:p>
    <w:p w14:paraId="1843E170" w14:textId="77777777" w:rsidR="0096104C" w:rsidRDefault="00000000">
      <w:pPr>
        <w:numPr>
          <w:ilvl w:val="2"/>
          <w:numId w:val="2"/>
        </w:numPr>
      </w:pPr>
      <w:r>
        <w:t xml:space="preserve">Order Owner: </w:t>
      </w:r>
      <w:r>
        <w:rPr>
          <w:i/>
          <w:iCs/>
          <w:color w:val="38761D"/>
          <w:sz w:val="20"/>
          <w:szCs w:val="20"/>
        </w:rPr>
        <w:t>Inventory Manager</w:t>
      </w:r>
    </w:p>
    <w:p w14:paraId="7F2C4CB7" w14:textId="77777777" w:rsidR="0096104C" w:rsidRDefault="00000000">
      <w:pPr>
        <w:numPr>
          <w:ilvl w:val="0"/>
          <w:numId w:val="2"/>
        </w:numPr>
      </w:pPr>
      <w:r>
        <w:t>Order Management Workflow (All steps are mandatory):</w:t>
      </w:r>
    </w:p>
    <w:p w14:paraId="6188102D" w14:textId="77777777" w:rsidR="0096104C" w:rsidRDefault="00000000">
      <w:pPr>
        <w:numPr>
          <w:ilvl w:val="1"/>
          <w:numId w:val="2"/>
        </w:numPr>
      </w:pPr>
      <w:r>
        <w:t>Inventory manager check and upload inventory as per requirement</w:t>
      </w:r>
    </w:p>
    <w:p w14:paraId="3BE16664" w14:textId="77777777" w:rsidR="0096104C" w:rsidRDefault="00000000">
      <w:pPr>
        <w:numPr>
          <w:ilvl w:val="1"/>
          <w:numId w:val="2"/>
        </w:numPr>
      </w:pPr>
      <w:r>
        <w:t>Select inventory details as per Order, inventory auto deducted once selected for an order</w:t>
      </w:r>
    </w:p>
    <w:p w14:paraId="5121CE36" w14:textId="77777777" w:rsidR="0096104C" w:rsidRDefault="00000000">
      <w:pPr>
        <w:numPr>
          <w:ilvl w:val="1"/>
          <w:numId w:val="2"/>
        </w:numPr>
      </w:pPr>
      <w:r>
        <w:t xml:space="preserve">Raise the E-way bill </w:t>
      </w:r>
      <w:r>
        <w:rPr>
          <w:i/>
          <w:iCs/>
          <w:color w:val="990000"/>
          <w:sz w:val="20"/>
          <w:szCs w:val="20"/>
        </w:rPr>
        <w:t>(Check for API? and workflows)</w:t>
      </w:r>
      <w:r>
        <w:t>, enter E-Waybill number, E-Way bill date</w:t>
      </w:r>
    </w:p>
    <w:p w14:paraId="18F0DD30" w14:textId="77777777" w:rsidR="0096104C" w:rsidRDefault="00000000">
      <w:pPr>
        <w:numPr>
          <w:ilvl w:val="1"/>
          <w:numId w:val="2"/>
        </w:numPr>
      </w:pPr>
      <w:r>
        <w:t xml:space="preserve">On submission, order status: </w:t>
      </w:r>
      <w:r>
        <w:rPr>
          <w:i/>
          <w:iCs/>
          <w:color w:val="38761D"/>
          <w:sz w:val="20"/>
          <w:szCs w:val="20"/>
        </w:rPr>
        <w:t>Material dispatched</w:t>
      </w:r>
    </w:p>
    <w:p w14:paraId="6B623FAB" w14:textId="77777777" w:rsidR="0096104C" w:rsidRDefault="00000000">
      <w:pPr>
        <w:numPr>
          <w:ilvl w:val="1"/>
          <w:numId w:val="2"/>
        </w:numPr>
      </w:pPr>
      <w:r>
        <w:t>On delivery, Inventory Manager to upload the delivery note and date</w:t>
      </w:r>
    </w:p>
    <w:p w14:paraId="33317D08" w14:textId="77777777" w:rsidR="0096104C" w:rsidRDefault="00000000">
      <w:pPr>
        <w:numPr>
          <w:ilvl w:val="1"/>
          <w:numId w:val="2"/>
        </w:numPr>
      </w:pPr>
      <w:r>
        <w:t xml:space="preserve">On submission, order status: </w:t>
      </w:r>
      <w:r>
        <w:rPr>
          <w:i/>
          <w:iCs/>
          <w:color w:val="38761D"/>
          <w:sz w:val="20"/>
          <w:szCs w:val="20"/>
        </w:rPr>
        <w:t>Fulfilled</w:t>
      </w:r>
    </w:p>
    <w:p w14:paraId="0C9663C4" w14:textId="77777777" w:rsidR="0096104C" w:rsidRDefault="00000000">
      <w:pPr>
        <w:numPr>
          <w:ilvl w:val="0"/>
          <w:numId w:val="2"/>
        </w:numPr>
      </w:pPr>
      <w:r>
        <w:rPr>
          <w:color w:val="990000"/>
        </w:rPr>
        <w:t>Order Dispute Workflow</w:t>
      </w:r>
      <w:r>
        <w:t xml:space="preserve">: If there is an issue occurring while delivering the order. </w:t>
      </w:r>
      <w:r>
        <w:rPr>
          <w:i/>
          <w:iCs/>
          <w:color w:val="990000"/>
          <w:sz w:val="20"/>
          <w:szCs w:val="20"/>
        </w:rPr>
        <w:t>Need to check with business? If mismatch/damage:</w:t>
      </w:r>
    </w:p>
    <w:p w14:paraId="007E111A" w14:textId="77777777" w:rsidR="0096104C" w:rsidRDefault="00000000">
      <w:pPr>
        <w:spacing w:before="240" w:after="240"/>
        <w:ind w:left="1440" w:hanging="360"/>
        <w:rPr>
          <w:i/>
          <w:iCs/>
          <w:color w:val="990000"/>
          <w:sz w:val="20"/>
          <w:szCs w:val="20"/>
        </w:rPr>
      </w:pPr>
      <w:r>
        <w:rPr>
          <w:rFonts w:ascii="Arial Unicode MS" w:eastAsia="Arial Unicode MS" w:hAnsi="Arial Unicode MS" w:cs="Arial Unicode MS"/>
          <w:i/>
          <w:iCs/>
          <w:color w:val="990000"/>
          <w:sz w:val="20"/>
          <w:szCs w:val="20"/>
        </w:rPr>
        <w:t>Order Status → Disputed</w:t>
      </w:r>
    </w:p>
    <w:p w14:paraId="7F62BD13" w14:textId="77777777" w:rsidR="0096104C" w:rsidRDefault="00000000">
      <w:pPr>
        <w:spacing w:before="240" w:after="240"/>
        <w:ind w:left="1440" w:hanging="360"/>
        <w:rPr>
          <w:i/>
          <w:iCs/>
          <w:color w:val="990000"/>
          <w:sz w:val="20"/>
          <w:szCs w:val="20"/>
        </w:rPr>
      </w:pPr>
      <w:r>
        <w:rPr>
          <w:i/>
          <w:iCs/>
          <w:color w:val="990000"/>
          <w:sz w:val="20"/>
          <w:szCs w:val="20"/>
        </w:rPr>
        <w:t>Dispute Type: Damage / Shortage / Delivery Failure</w:t>
      </w:r>
    </w:p>
    <w:p w14:paraId="09FC8FAC" w14:textId="77777777" w:rsidR="0096104C" w:rsidRDefault="00000000">
      <w:pPr>
        <w:spacing w:before="240" w:after="240"/>
        <w:ind w:left="1440" w:hanging="360"/>
        <w:rPr>
          <w:i/>
          <w:iCs/>
          <w:color w:val="990000"/>
          <w:sz w:val="20"/>
          <w:szCs w:val="20"/>
        </w:rPr>
      </w:pPr>
      <w:r>
        <w:rPr>
          <w:i/>
          <w:iCs/>
          <w:color w:val="990000"/>
          <w:sz w:val="20"/>
          <w:szCs w:val="20"/>
        </w:rPr>
        <w:t>Owner:</w:t>
      </w:r>
    </w:p>
    <w:p w14:paraId="39206B9D" w14:textId="77777777" w:rsidR="0096104C" w:rsidRDefault="00000000">
      <w:pPr>
        <w:numPr>
          <w:ilvl w:val="0"/>
          <w:numId w:val="26"/>
        </w:numPr>
        <w:spacing w:before="240"/>
        <w:rPr>
          <w:i/>
          <w:iCs/>
          <w:color w:val="990000"/>
          <w:sz w:val="20"/>
          <w:szCs w:val="20"/>
        </w:rPr>
      </w:pPr>
      <w:r>
        <w:rPr>
          <w:rFonts w:ascii="Arial Unicode MS" w:eastAsia="Arial Unicode MS" w:hAnsi="Arial Unicode MS" w:cs="Arial Unicode MS"/>
          <w:i/>
          <w:iCs/>
          <w:color w:val="990000"/>
          <w:sz w:val="20"/>
          <w:szCs w:val="20"/>
        </w:rPr>
        <w:t>Inventory issues → Inventory Manager</w:t>
      </w:r>
    </w:p>
    <w:p w14:paraId="2BCD2D5E" w14:textId="77777777" w:rsidR="0096104C" w:rsidRDefault="00000000">
      <w:pPr>
        <w:numPr>
          <w:ilvl w:val="0"/>
          <w:numId w:val="26"/>
        </w:numPr>
        <w:spacing w:after="240"/>
        <w:rPr>
          <w:i/>
          <w:iCs/>
          <w:color w:val="990000"/>
          <w:sz w:val="20"/>
          <w:szCs w:val="20"/>
        </w:rPr>
      </w:pPr>
      <w:r>
        <w:rPr>
          <w:rFonts w:ascii="Arial Unicode MS" w:eastAsia="Arial Unicode MS" w:hAnsi="Arial Unicode MS" w:cs="Arial Unicode MS"/>
          <w:i/>
          <w:iCs/>
          <w:color w:val="990000"/>
          <w:sz w:val="20"/>
          <w:szCs w:val="20"/>
        </w:rPr>
        <w:t>Commercial issues → Sales Head</w:t>
      </w:r>
    </w:p>
    <w:p w14:paraId="795245FD" w14:textId="77777777" w:rsidR="0096104C" w:rsidRDefault="00000000">
      <w:pPr>
        <w:spacing w:before="240" w:after="240"/>
        <w:ind w:left="1440" w:hanging="360"/>
        <w:rPr>
          <w:i/>
          <w:iCs/>
          <w:color w:val="990000"/>
          <w:sz w:val="20"/>
          <w:szCs w:val="20"/>
        </w:rPr>
      </w:pPr>
      <w:r>
        <w:rPr>
          <w:i/>
          <w:iCs/>
          <w:color w:val="990000"/>
          <w:sz w:val="20"/>
          <w:szCs w:val="20"/>
        </w:rPr>
        <w:t>Resolution comment mandatory</w:t>
      </w:r>
    </w:p>
    <w:p w14:paraId="6453E8C1" w14:textId="77777777" w:rsidR="0096104C" w:rsidRDefault="00000000">
      <w:pPr>
        <w:spacing w:before="240" w:after="240"/>
        <w:ind w:left="1440" w:hanging="360"/>
        <w:rPr>
          <w:i/>
          <w:iCs/>
          <w:color w:val="990000"/>
          <w:sz w:val="20"/>
          <w:szCs w:val="20"/>
        </w:rPr>
      </w:pPr>
      <w:r>
        <w:rPr>
          <w:i/>
          <w:iCs/>
          <w:color w:val="990000"/>
          <w:sz w:val="20"/>
          <w:szCs w:val="20"/>
        </w:rPr>
        <w:t>Order can be Fulfilled only after dispute resolution</w:t>
      </w:r>
    </w:p>
    <w:p w14:paraId="021518E5" w14:textId="77777777" w:rsidR="0096104C" w:rsidRDefault="00000000">
      <w:pPr>
        <w:numPr>
          <w:ilvl w:val="0"/>
          <w:numId w:val="2"/>
        </w:numPr>
      </w:pPr>
      <w:r>
        <w:t>Lead disqualification:</w:t>
      </w:r>
    </w:p>
    <w:p w14:paraId="7E68C86D" w14:textId="77777777" w:rsidR="0096104C" w:rsidRDefault="00000000">
      <w:pPr>
        <w:numPr>
          <w:ilvl w:val="1"/>
          <w:numId w:val="2"/>
        </w:numPr>
      </w:pPr>
      <w:r>
        <w:t>Lead can be disqualified by the lead owner</w:t>
      </w:r>
    </w:p>
    <w:p w14:paraId="14DE097E" w14:textId="77777777" w:rsidR="0096104C" w:rsidRDefault="00000000">
      <w:pPr>
        <w:numPr>
          <w:ilvl w:val="1"/>
          <w:numId w:val="2"/>
        </w:numPr>
      </w:pPr>
      <w:r>
        <w:t>Mandatory reason is required</w:t>
      </w:r>
    </w:p>
    <w:p w14:paraId="251EF5FA" w14:textId="77777777" w:rsidR="0096104C" w:rsidRDefault="00000000">
      <w:pPr>
        <w:numPr>
          <w:ilvl w:val="1"/>
          <w:numId w:val="2"/>
        </w:numPr>
      </w:pPr>
      <w:r>
        <w:rPr>
          <w:rFonts w:ascii="Arial Unicode MS" w:eastAsia="Arial Unicode MS" w:hAnsi="Arial Unicode MS" w:cs="Arial Unicode MS"/>
        </w:rPr>
        <w:t xml:space="preserve">Lead Status → </w:t>
      </w:r>
      <w:r>
        <w:rPr>
          <w:color w:val="188038"/>
        </w:rPr>
        <w:t>Disqualified</w:t>
      </w:r>
    </w:p>
    <w:p w14:paraId="2FCF2B13" w14:textId="77777777" w:rsidR="0096104C" w:rsidRDefault="00000000">
      <w:pPr>
        <w:numPr>
          <w:ilvl w:val="1"/>
          <w:numId w:val="2"/>
        </w:numPr>
      </w:pPr>
      <w:r>
        <w:t>Lead cannot be converted</w:t>
      </w:r>
    </w:p>
    <w:p w14:paraId="39B434AB" w14:textId="77777777" w:rsidR="0096104C" w:rsidRDefault="00000000">
      <w:pPr>
        <w:numPr>
          <w:ilvl w:val="0"/>
          <w:numId w:val="2"/>
        </w:numPr>
      </w:pPr>
      <w:r>
        <w:t>New Order for an Existing Account:</w:t>
      </w:r>
    </w:p>
    <w:p w14:paraId="515569DF" w14:textId="77777777" w:rsidR="0096104C" w:rsidRDefault="00000000">
      <w:pPr>
        <w:numPr>
          <w:ilvl w:val="1"/>
          <w:numId w:val="2"/>
        </w:numPr>
      </w:pPr>
      <w:r>
        <w:t>CRM will count the number of days before a new order is created from the last fulfilment date to understand reorder TAT.</w:t>
      </w:r>
    </w:p>
    <w:p w14:paraId="54CB837A" w14:textId="77777777" w:rsidR="0096104C" w:rsidRDefault="00000000">
      <w:pPr>
        <w:numPr>
          <w:ilvl w:val="1"/>
          <w:numId w:val="2"/>
        </w:numPr>
      </w:pPr>
      <w:r>
        <w:lastRenderedPageBreak/>
        <w:t>Account Owner can create an new order (Same as deal flow)</w:t>
      </w:r>
    </w:p>
    <w:p w14:paraId="1E7FB5A4" w14:textId="77777777" w:rsidR="0096104C" w:rsidRDefault="00000000">
      <w:pPr>
        <w:numPr>
          <w:ilvl w:val="1"/>
          <w:numId w:val="2"/>
        </w:numPr>
      </w:pPr>
      <w:r>
        <w:t>A new credit order cannot be approved if an existing credit-linked order for the same account is unpaid.</w:t>
      </w:r>
    </w:p>
    <w:p w14:paraId="246811A6" w14:textId="77777777" w:rsidR="0096104C" w:rsidRDefault="00000000">
      <w:pPr>
        <w:numPr>
          <w:ilvl w:val="0"/>
          <w:numId w:val="2"/>
        </w:numPr>
      </w:pPr>
      <w:r>
        <w:t>Reporting SOP</w:t>
      </w:r>
    </w:p>
    <w:p w14:paraId="4779C234" w14:textId="77777777" w:rsidR="0096104C" w:rsidRDefault="00000000">
      <w:pPr>
        <w:numPr>
          <w:ilvl w:val="1"/>
          <w:numId w:val="2"/>
        </w:numPr>
      </w:pPr>
      <w:r>
        <w:t>Daily Monitoring</w:t>
      </w:r>
    </w:p>
    <w:p w14:paraId="251C27DF" w14:textId="77777777" w:rsidR="0096104C" w:rsidRDefault="00000000">
      <w:pPr>
        <w:numPr>
          <w:ilvl w:val="2"/>
          <w:numId w:val="2"/>
        </w:numPr>
      </w:pPr>
      <w:r>
        <w:t>New leads</w:t>
      </w:r>
    </w:p>
    <w:p w14:paraId="44326DD4" w14:textId="77777777" w:rsidR="0096104C" w:rsidRDefault="00000000">
      <w:pPr>
        <w:numPr>
          <w:ilvl w:val="2"/>
          <w:numId w:val="2"/>
        </w:numPr>
      </w:pPr>
      <w:r>
        <w:t>Assigned leads</w:t>
      </w:r>
    </w:p>
    <w:p w14:paraId="5DAC335C" w14:textId="77777777" w:rsidR="0096104C" w:rsidRDefault="00000000">
      <w:pPr>
        <w:numPr>
          <w:ilvl w:val="2"/>
          <w:numId w:val="2"/>
        </w:numPr>
      </w:pPr>
      <w:r>
        <w:t>Contacted leads</w:t>
      </w:r>
    </w:p>
    <w:p w14:paraId="323B25FE" w14:textId="77777777" w:rsidR="0096104C" w:rsidRDefault="00000000">
      <w:pPr>
        <w:numPr>
          <w:ilvl w:val="2"/>
          <w:numId w:val="2"/>
        </w:numPr>
      </w:pPr>
      <w:r>
        <w:t>Qualified leads</w:t>
      </w:r>
    </w:p>
    <w:p w14:paraId="222D4563" w14:textId="77777777" w:rsidR="0096104C" w:rsidRDefault="00000000">
      <w:pPr>
        <w:numPr>
          <w:ilvl w:val="2"/>
          <w:numId w:val="2"/>
        </w:numPr>
      </w:pPr>
      <w:r>
        <w:t>Approvals Deals/Orders</w:t>
      </w:r>
    </w:p>
    <w:p w14:paraId="3DCB9EB6" w14:textId="77777777" w:rsidR="0096104C" w:rsidRDefault="00000000">
      <w:pPr>
        <w:numPr>
          <w:ilvl w:val="2"/>
          <w:numId w:val="2"/>
        </w:numPr>
      </w:pPr>
      <w:r>
        <w:t>Pending dispatch</w:t>
      </w:r>
    </w:p>
    <w:p w14:paraId="47948B5A" w14:textId="77777777" w:rsidR="0096104C" w:rsidRDefault="00000000">
      <w:pPr>
        <w:numPr>
          <w:ilvl w:val="1"/>
          <w:numId w:val="2"/>
        </w:numPr>
      </w:pPr>
      <w:r>
        <w:t>Weekly Review</w:t>
      </w:r>
    </w:p>
    <w:p w14:paraId="28B2D05E" w14:textId="77777777" w:rsidR="0096104C" w:rsidRDefault="00000000">
      <w:pPr>
        <w:numPr>
          <w:ilvl w:val="2"/>
          <w:numId w:val="2"/>
        </w:numPr>
      </w:pPr>
      <w:r>
        <w:t>Lead conversion rate by Owner/Actor/City</w:t>
      </w:r>
    </w:p>
    <w:p w14:paraId="6EF0635D" w14:textId="77777777" w:rsidR="0096104C" w:rsidRDefault="00000000">
      <w:pPr>
        <w:numPr>
          <w:ilvl w:val="2"/>
          <w:numId w:val="2"/>
        </w:numPr>
      </w:pPr>
      <w:r>
        <w:t>Approval cycle time</w:t>
      </w:r>
    </w:p>
    <w:p w14:paraId="1720CFFD" w14:textId="77777777" w:rsidR="0096104C" w:rsidRDefault="00000000">
      <w:pPr>
        <w:numPr>
          <w:ilvl w:val="2"/>
          <w:numId w:val="2"/>
        </w:numPr>
      </w:pPr>
      <w:r>
        <w:t>Dispatch TAT</w:t>
      </w:r>
    </w:p>
    <w:p w14:paraId="60D7D149" w14:textId="77777777" w:rsidR="0096104C" w:rsidRDefault="00000000">
      <w:pPr>
        <w:numPr>
          <w:ilvl w:val="1"/>
          <w:numId w:val="2"/>
        </w:numPr>
      </w:pPr>
      <w:r>
        <w:t>Monthly Review</w:t>
      </w:r>
    </w:p>
    <w:p w14:paraId="5284B615" w14:textId="77777777" w:rsidR="0096104C" w:rsidRDefault="00000000">
      <w:pPr>
        <w:numPr>
          <w:ilvl w:val="2"/>
          <w:numId w:val="2"/>
        </w:numPr>
      </w:pPr>
      <w:r>
        <w:t>Revenue by dealer</w:t>
      </w:r>
    </w:p>
    <w:p w14:paraId="484A384B" w14:textId="77777777" w:rsidR="0096104C" w:rsidRDefault="00000000">
      <w:pPr>
        <w:numPr>
          <w:ilvl w:val="2"/>
          <w:numId w:val="2"/>
        </w:numPr>
      </w:pPr>
      <w:r>
        <w:t>Credit exposure</w:t>
      </w:r>
    </w:p>
    <w:p w14:paraId="625E67F7" w14:textId="77777777" w:rsidR="0096104C" w:rsidRDefault="00000000">
      <w:pPr>
        <w:numPr>
          <w:ilvl w:val="2"/>
          <w:numId w:val="2"/>
        </w:numPr>
      </w:pPr>
      <w:r>
        <w:t>Inventory movement</w:t>
      </w:r>
    </w:p>
    <w:p w14:paraId="5AC75CF3" w14:textId="77777777" w:rsidR="0096104C" w:rsidRDefault="0096104C"/>
    <w:sectPr w:rsidR="0096104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Anirudh Singhal" w:date="2026-01-09T08:42:00Z" w:initials="">
    <w:p w14:paraId="762EED9A" w14:textId="77777777" w:rsidR="0096104C" w:rsidRDefault="00BF5E1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000000">
        <w:rPr>
          <w:color w:val="000000"/>
        </w:rPr>
        <w:t>Pi Generation by OEM on previously agreed prices</w:t>
      </w:r>
    </w:p>
  </w:comment>
  <w:comment w:id="5" w:author="Kartik agarwal" w:date="2026-01-12T08:44:00Z" w:initials="">
    <w:p w14:paraId="015E2044" w14:textId="77777777" w:rsidR="0096104C" w:rsidRDefault="00BF5E1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000000">
        <w:rPr>
          <w:color w:val="000000"/>
        </w:rPr>
        <w:t>@anirudh@itarang.com @Sanchit@itarang.com @apoorvgupta.dce@gmail.com  - For MVP this is required, please check</w:t>
      </w:r>
    </w:p>
    <w:p w14:paraId="130872CC" w14:textId="77777777" w:rsidR="00961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_Assigned to Apoorv Gupta_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62EED9A" w15:done="0"/>
  <w15:commentEx w15:paraId="130872C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62EED9A" w16cid:durableId="667126B6"/>
  <w16cid:commentId w16cid:paraId="130872CC" w16cid:durableId="32E2044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B9E1394-8B2D-5E4A-B4A4-6D1D42D5047C}"/>
    <w:embedBoldItalic r:id="rId2" w:fontKey="{FF532A09-66F1-6643-96DA-AF307F87C75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54849B5B-D73B-4546-A6D3-934B9D641EF1}"/>
    <w:embedBold r:id="rId4" w:fontKey="{C199B6A3-3350-294D-A3E9-86B8A9D8538E}"/>
    <w:embedItalic r:id="rId5" w:fontKey="{3BB019C4-0BF5-0E45-955B-61E5DA2E8FA2}"/>
    <w:embedBoldItalic r:id="rId6" w:fontKey="{ABB01838-A72F-424B-80CB-93473E18A515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7" w:subsetted="1" w:fontKey="{DD1CF814-2897-8B4B-AF66-4835B38A904F}"/>
    <w:embedItalic r:id="rId8" w:subsetted="1" w:fontKey="{5A8799FC-1385-334D-A686-AA31B6346D8C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9" w:fontKey="{C1FC6062-4368-6847-AF95-37F80DC4F5E2}"/>
  </w:font>
  <w:font w:name="Cambria">
    <w:panose1 w:val="02040503050406030204"/>
    <w:charset w:val="00"/>
    <w:family w:val="roman"/>
    <w:notTrueType/>
    <w:pitch w:val="default"/>
    <w:embedRegular r:id="rId10" w:fontKey="{4738E3C4-B948-B048-8FAA-93DCE6575B6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E5D2C"/>
    <w:multiLevelType w:val="multilevel"/>
    <w:tmpl w:val="6546A1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98066E"/>
    <w:multiLevelType w:val="multilevel"/>
    <w:tmpl w:val="9C3E6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5C3FF4"/>
    <w:multiLevelType w:val="multilevel"/>
    <w:tmpl w:val="7466CF12"/>
    <w:lvl w:ilvl="0">
      <w:start w:val="1"/>
      <w:numFmt w:val="bullet"/>
      <w:lvlText w:val="●"/>
      <w:lvlJc w:val="left"/>
      <w:pPr>
        <w:ind w:left="144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color w:val="000000"/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D0213CA"/>
    <w:multiLevelType w:val="multilevel"/>
    <w:tmpl w:val="E17E40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color w:val="00000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52518F"/>
    <w:multiLevelType w:val="multilevel"/>
    <w:tmpl w:val="554C96A4"/>
    <w:lvl w:ilvl="0">
      <w:start w:val="1"/>
      <w:numFmt w:val="upp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22195387"/>
    <w:multiLevelType w:val="multilevel"/>
    <w:tmpl w:val="6D4A1B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02E6C57"/>
    <w:multiLevelType w:val="multilevel"/>
    <w:tmpl w:val="391062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24D4B5A"/>
    <w:multiLevelType w:val="multilevel"/>
    <w:tmpl w:val="315AAD3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25F0349"/>
    <w:multiLevelType w:val="multilevel"/>
    <w:tmpl w:val="4EE64C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2DD5B2F"/>
    <w:multiLevelType w:val="multilevel"/>
    <w:tmpl w:val="DA1C01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C371DBC"/>
    <w:multiLevelType w:val="multilevel"/>
    <w:tmpl w:val="BA0AB4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C8540CC"/>
    <w:multiLevelType w:val="multilevel"/>
    <w:tmpl w:val="307683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50C56DEF"/>
    <w:multiLevelType w:val="multilevel"/>
    <w:tmpl w:val="75DAA4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2B111AD"/>
    <w:multiLevelType w:val="multilevel"/>
    <w:tmpl w:val="80DE45D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59AE2729"/>
    <w:multiLevelType w:val="multilevel"/>
    <w:tmpl w:val="122C7D46"/>
    <w:lvl w:ilvl="0">
      <w:start w:val="1"/>
      <w:numFmt w:val="upp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abstractNum w:abstractNumId="15" w15:restartNumberingAfterBreak="0">
    <w:nsid w:val="59BE0C41"/>
    <w:multiLevelType w:val="multilevel"/>
    <w:tmpl w:val="905E12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A1A565E"/>
    <w:multiLevelType w:val="multilevel"/>
    <w:tmpl w:val="2AECEEDE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D60754D"/>
    <w:multiLevelType w:val="multilevel"/>
    <w:tmpl w:val="AFC2137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8" w15:restartNumberingAfterBreak="0">
    <w:nsid w:val="60D16C8F"/>
    <w:multiLevelType w:val="multilevel"/>
    <w:tmpl w:val="016CCC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611C31B5"/>
    <w:multiLevelType w:val="multilevel"/>
    <w:tmpl w:val="695ED96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rFonts w:ascii="Arial" w:eastAsia="Arial" w:hAnsi="Arial" w:cs="Arial"/>
        <w:b w:val="0"/>
        <w:bCs w:val="0"/>
        <w:color w:val="000000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color w:val="000000"/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2366D49"/>
    <w:multiLevelType w:val="multilevel"/>
    <w:tmpl w:val="BF9097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6EB112B"/>
    <w:multiLevelType w:val="multilevel"/>
    <w:tmpl w:val="941EF04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68BF4538"/>
    <w:multiLevelType w:val="multilevel"/>
    <w:tmpl w:val="52C6FB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AED46D6"/>
    <w:multiLevelType w:val="multilevel"/>
    <w:tmpl w:val="7256CD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D1343AB"/>
    <w:multiLevelType w:val="multilevel"/>
    <w:tmpl w:val="777C5A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6D5D56FD"/>
    <w:multiLevelType w:val="multilevel"/>
    <w:tmpl w:val="EF203B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14F4090"/>
    <w:multiLevelType w:val="multilevel"/>
    <w:tmpl w:val="1BB8A5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7206000"/>
    <w:multiLevelType w:val="multilevel"/>
    <w:tmpl w:val="4F6EB9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8D31312"/>
    <w:multiLevelType w:val="multilevel"/>
    <w:tmpl w:val="9DA429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A5A286B"/>
    <w:multiLevelType w:val="multilevel"/>
    <w:tmpl w:val="82B492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D7708F7"/>
    <w:multiLevelType w:val="multilevel"/>
    <w:tmpl w:val="3880F0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D9C1407"/>
    <w:multiLevelType w:val="multilevel"/>
    <w:tmpl w:val="14648E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DB55607"/>
    <w:multiLevelType w:val="multilevel"/>
    <w:tmpl w:val="050292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DF20C8C"/>
    <w:multiLevelType w:val="multilevel"/>
    <w:tmpl w:val="259408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88733634">
    <w:abstractNumId w:val="7"/>
  </w:num>
  <w:num w:numId="2" w16cid:durableId="1040865375">
    <w:abstractNumId w:val="19"/>
  </w:num>
  <w:num w:numId="3" w16cid:durableId="1786389865">
    <w:abstractNumId w:val="16"/>
  </w:num>
  <w:num w:numId="4" w16cid:durableId="2002391781">
    <w:abstractNumId w:val="28"/>
  </w:num>
  <w:num w:numId="5" w16cid:durableId="1824664639">
    <w:abstractNumId w:val="0"/>
  </w:num>
  <w:num w:numId="6" w16cid:durableId="591860156">
    <w:abstractNumId w:val="10"/>
  </w:num>
  <w:num w:numId="7" w16cid:durableId="135996909">
    <w:abstractNumId w:val="2"/>
  </w:num>
  <w:num w:numId="8" w16cid:durableId="834031723">
    <w:abstractNumId w:val="9"/>
  </w:num>
  <w:num w:numId="9" w16cid:durableId="2041777634">
    <w:abstractNumId w:val="11"/>
  </w:num>
  <w:num w:numId="10" w16cid:durableId="503328175">
    <w:abstractNumId w:val="15"/>
  </w:num>
  <w:num w:numId="11" w16cid:durableId="574512907">
    <w:abstractNumId w:val="30"/>
  </w:num>
  <w:num w:numId="12" w16cid:durableId="445581068">
    <w:abstractNumId w:val="8"/>
  </w:num>
  <w:num w:numId="13" w16cid:durableId="1756246602">
    <w:abstractNumId w:val="23"/>
  </w:num>
  <w:num w:numId="14" w16cid:durableId="1216352688">
    <w:abstractNumId w:val="6"/>
  </w:num>
  <w:num w:numId="15" w16cid:durableId="90398823">
    <w:abstractNumId w:val="26"/>
  </w:num>
  <w:num w:numId="16" w16cid:durableId="1080980389">
    <w:abstractNumId w:val="22"/>
  </w:num>
  <w:num w:numId="17" w16cid:durableId="249437790">
    <w:abstractNumId w:val="29"/>
  </w:num>
  <w:num w:numId="18" w16cid:durableId="857161784">
    <w:abstractNumId w:val="17"/>
  </w:num>
  <w:num w:numId="19" w16cid:durableId="2124491547">
    <w:abstractNumId w:val="5"/>
  </w:num>
  <w:num w:numId="20" w16cid:durableId="1954511405">
    <w:abstractNumId w:val="33"/>
  </w:num>
  <w:num w:numId="21" w16cid:durableId="1757166129">
    <w:abstractNumId w:val="14"/>
  </w:num>
  <w:num w:numId="22" w16cid:durableId="1060515047">
    <w:abstractNumId w:val="21"/>
  </w:num>
  <w:num w:numId="23" w16cid:durableId="323630388">
    <w:abstractNumId w:val="20"/>
  </w:num>
  <w:num w:numId="24" w16cid:durableId="1923947094">
    <w:abstractNumId w:val="27"/>
  </w:num>
  <w:num w:numId="25" w16cid:durableId="1162238214">
    <w:abstractNumId w:val="24"/>
  </w:num>
  <w:num w:numId="26" w16cid:durableId="739867690">
    <w:abstractNumId w:val="13"/>
  </w:num>
  <w:num w:numId="27" w16cid:durableId="1160854406">
    <w:abstractNumId w:val="18"/>
  </w:num>
  <w:num w:numId="28" w16cid:durableId="33845138">
    <w:abstractNumId w:val="31"/>
  </w:num>
  <w:num w:numId="29" w16cid:durableId="1344472944">
    <w:abstractNumId w:val="1"/>
  </w:num>
  <w:num w:numId="30" w16cid:durableId="1244334435">
    <w:abstractNumId w:val="32"/>
  </w:num>
  <w:num w:numId="31" w16cid:durableId="1102991334">
    <w:abstractNumId w:val="4"/>
  </w:num>
  <w:num w:numId="32" w16cid:durableId="1565483302">
    <w:abstractNumId w:val="25"/>
  </w:num>
  <w:num w:numId="33" w16cid:durableId="1339306305">
    <w:abstractNumId w:val="12"/>
  </w:num>
  <w:num w:numId="34" w16cid:durableId="706594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04C"/>
    <w:rsid w:val="00513682"/>
    <w:rsid w:val="0096104C"/>
    <w:rsid w:val="00BF5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AD7ACD"/>
  <w15:docId w15:val="{DB639310-396E-284C-AA82-71FF864D3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4063</Words>
  <Characters>20723</Characters>
  <Application>Microsoft Office Word</Application>
  <DocSecurity>0</DocSecurity>
  <Lines>828</Lines>
  <Paragraphs>708</Paragraphs>
  <ScaleCrop>false</ScaleCrop>
  <Company/>
  <LinksUpToDate>false</LinksUpToDate>
  <CharactersWithSpaces>24078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Apoorv Gupta</cp:lastModifiedBy>
  <cp:revision>2</cp:revision>
  <dcterms:created xsi:type="dcterms:W3CDTF">2026-01-15T16:36:00Z</dcterms:created>
  <dcterms:modified xsi:type="dcterms:W3CDTF">2026-01-15T16:36:00Z</dcterms:modified>
</cp:coreProperties>
</file>